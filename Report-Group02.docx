
<file path=[Content_Types].xml><?xml version="1.0" encoding="utf-8"?>
<Types xmlns="http://schemas.openxmlformats.org/package/2006/content-types">
  <Default Extension="xml" ContentType="application/xml"/>
  <Default Extension="jpeg" ContentType="image/jpeg"/>
  <Default Extension="jpg" ContentType="image/jpeg"/>
  <Default Extension="rels" ContentType="application/vnd.openxmlformats-package.relationships+xml"/>
  <Default Extension="gif" ContentType="image/gif"/>
  <Default Extension="wdp" ContentType="image/vnd.ms-photo"/>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harts/style1.xml" ContentType="application/vnd.ms-office.chartstyle+xml"/>
  <Override PartName="/word/charts/colors1.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0E9AAD"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ins w:id="0" w:author="Ben" w:date="2014-04-12T13:26:00Z"/>
          <w:rFonts w:ascii="Helvetica Neue" w:hAnsi="Helvetica Neue" w:cs="Helvetica Neue"/>
          <w:b/>
          <w:bCs/>
          <w:color w:val="FC2712"/>
          <w:spacing w:val="-5"/>
          <w:kern w:val="1"/>
          <w:sz w:val="48"/>
          <w:szCs w:val="48"/>
        </w:rPr>
      </w:pPr>
      <w:ins w:id="1" w:author="Ben" w:date="2014-04-12T13:26:00Z">
        <w:r>
          <w:rPr>
            <w:rFonts w:ascii="Helvetica Neue" w:hAnsi="Helvetica Neue" w:cs="Helvetica Neue"/>
            <w:b/>
            <w:bCs/>
            <w:color w:val="FC2712"/>
            <w:spacing w:val="-5"/>
            <w:kern w:val="1"/>
            <w:sz w:val="48"/>
            <w:szCs w:val="48"/>
          </w:rPr>
          <w:t>Forward - Age of Digital Currency</w:t>
        </w:r>
      </w:ins>
    </w:p>
    <w:p w14:paraId="7050D442" w14:textId="660E31CA" w:rsidR="001474C6" w:rsidRDefault="0027379E"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2" w:author="Ben" w:date="2014-04-12T13:26:00Z"/>
          <w:rFonts w:ascii="Helvetica Neue" w:hAnsi="Helvetica Neue" w:cs="Helvetica Neue"/>
          <w:sz w:val="20"/>
          <w:szCs w:val="20"/>
        </w:rPr>
      </w:pPr>
      <w:ins w:id="3" w:author="Ben" w:date="2014-04-12T13:27:00Z">
        <w:r>
          <w:rPr>
            <w:rFonts w:ascii="Helvetica Neue" w:hAnsi="Helvetica Neue" w:cs="Helvetica Neue"/>
            <w:sz w:val="20"/>
            <w:szCs w:val="20"/>
          </w:rPr>
          <w:t>Computer technologies</w:t>
        </w:r>
      </w:ins>
      <w:ins w:id="4" w:author="Ben" w:date="2014-04-12T13:26:00Z">
        <w:r w:rsidR="001474C6">
          <w:rPr>
            <w:rFonts w:ascii="Helvetica Neue" w:hAnsi="Helvetica Neue" w:cs="Helvetica Neue"/>
            <w:sz w:val="20"/>
            <w:szCs w:val="20"/>
          </w:rPr>
          <w:t xml:space="preserve"> </w:t>
        </w:r>
      </w:ins>
      <w:ins w:id="5" w:author="Ben" w:date="2014-04-12T13:27:00Z">
        <w:r>
          <w:rPr>
            <w:rFonts w:ascii="Helvetica Neue" w:hAnsi="Helvetica Neue" w:cs="Helvetica Neue"/>
            <w:sz w:val="20"/>
            <w:szCs w:val="20"/>
          </w:rPr>
          <w:t>are</w:t>
        </w:r>
      </w:ins>
      <w:ins w:id="6" w:author="Ben" w:date="2014-04-12T13:26:00Z">
        <w:r w:rsidR="001474C6">
          <w:rPr>
            <w:rFonts w:ascii="Helvetica Neue" w:hAnsi="Helvetica Neue" w:cs="Helvetica Neue"/>
            <w:sz w:val="20"/>
            <w:szCs w:val="20"/>
          </w:rPr>
          <w:t xml:space="preserve"> developed rapidly in 21</w:t>
        </w:r>
      </w:ins>
      <w:ins w:id="7" w:author="Ben" w:date="2014-04-12T13:28:00Z">
        <w:r w:rsidRPr="0027379E">
          <w:rPr>
            <w:rFonts w:ascii="Helvetica Neue" w:hAnsi="Helvetica Neue" w:cs="Helvetica Neue"/>
            <w:sz w:val="20"/>
            <w:szCs w:val="20"/>
            <w:vertAlign w:val="superscript"/>
            <w:rPrChange w:id="8" w:author="Ben" w:date="2014-04-12T13:28:00Z">
              <w:rPr>
                <w:rFonts w:ascii="Helvetica Neue" w:hAnsi="Helvetica Neue" w:cs="Helvetica Neue"/>
                <w:sz w:val="20"/>
                <w:szCs w:val="20"/>
              </w:rPr>
            </w:rPrChange>
          </w:rPr>
          <w:t>st</w:t>
        </w:r>
        <w:r>
          <w:rPr>
            <w:rFonts w:ascii="Helvetica Neue" w:hAnsi="Helvetica Neue" w:cs="Helvetica Neue"/>
            <w:sz w:val="20"/>
            <w:szCs w:val="20"/>
          </w:rPr>
          <w:t xml:space="preserve"> </w:t>
        </w:r>
      </w:ins>
      <w:ins w:id="9" w:author="Ben" w:date="2014-04-12T13:26:00Z">
        <w:r w:rsidR="001474C6">
          <w:rPr>
            <w:rFonts w:ascii="Helvetica Neue" w:hAnsi="Helvetica Neue" w:cs="Helvetica Neue"/>
            <w:sz w:val="20"/>
            <w:szCs w:val="20"/>
          </w:rPr>
          <w:t xml:space="preserve"> century and changing human’s life personally and socially. </w:t>
        </w:r>
      </w:ins>
      <w:ins w:id="10" w:author="Ben" w:date="2014-04-12T13:28:00Z">
        <w:r>
          <w:rPr>
            <w:rFonts w:ascii="Helvetica Neue" w:hAnsi="Helvetica Neue" w:cs="Helvetica Neue"/>
            <w:sz w:val="20"/>
            <w:szCs w:val="20"/>
          </w:rPr>
          <w:t xml:space="preserve">For instance, </w:t>
        </w:r>
      </w:ins>
      <w:ins w:id="11" w:author="Ben" w:date="2014-04-12T13:26:00Z">
        <w:r w:rsidR="001474C6">
          <w:rPr>
            <w:rFonts w:ascii="Helvetica Neue" w:hAnsi="Helvetica Neue" w:cs="Helvetica Neue"/>
            <w:sz w:val="20"/>
            <w:szCs w:val="20"/>
          </w:rPr>
          <w:t>development of social network</w:t>
        </w:r>
      </w:ins>
      <w:ins w:id="12" w:author="Ben" w:date="2014-04-12T13:28:00Z">
        <w:r>
          <w:rPr>
            <w:rFonts w:ascii="Helvetica Neue" w:hAnsi="Helvetica Neue" w:cs="Helvetica Neue"/>
            <w:sz w:val="20"/>
            <w:szCs w:val="20"/>
          </w:rPr>
          <w:t>s</w:t>
        </w:r>
      </w:ins>
      <w:ins w:id="13" w:author="Ben" w:date="2014-04-12T13:26:00Z">
        <w:r w:rsidR="001474C6">
          <w:rPr>
            <w:rFonts w:ascii="Helvetica Neue" w:hAnsi="Helvetica Neue" w:cs="Helvetica Neue"/>
            <w:sz w:val="20"/>
            <w:szCs w:val="20"/>
          </w:rPr>
          <w:t xml:space="preserve"> change how people communicate with each other. On the other hand, the development of digital currency changes how people buying and selling goods.</w:t>
        </w:r>
      </w:ins>
    </w:p>
    <w:p w14:paraId="67EBDA04"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14" w:author="Ben" w:date="2014-04-12T13:26:00Z"/>
          <w:rFonts w:ascii="Helvetica Neue" w:hAnsi="Helvetica Neue" w:cs="Helvetica Neue"/>
          <w:sz w:val="20"/>
          <w:szCs w:val="20"/>
        </w:rPr>
      </w:pPr>
    </w:p>
    <w:p w14:paraId="5E17B6F9" w14:textId="4998F91C"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15" w:author="Ben" w:date="2014-04-12T13:26:00Z"/>
          <w:rFonts w:ascii="Helvetica Neue" w:hAnsi="Helvetica Neue" w:cs="Helvetica Neue"/>
          <w:sz w:val="20"/>
          <w:szCs w:val="20"/>
        </w:rPr>
      </w:pPr>
      <w:ins w:id="16" w:author="Ben" w:date="2014-04-12T13:26:00Z">
        <w:r>
          <w:rPr>
            <w:rFonts w:ascii="Helvetica Neue" w:hAnsi="Helvetica Neue" w:cs="Helvetica Neue"/>
            <w:sz w:val="20"/>
            <w:szCs w:val="20"/>
          </w:rPr>
          <w:t>Bitcoin is one of the m</w:t>
        </w:r>
        <w:r w:rsidR="0027379E">
          <w:rPr>
            <w:rFonts w:ascii="Helvetica Neue" w:hAnsi="Helvetica Neue" w:cs="Helvetica Neue"/>
            <w:sz w:val="20"/>
            <w:szCs w:val="20"/>
          </w:rPr>
          <w:t>ost outstanding digital currencies</w:t>
        </w:r>
        <w:r>
          <w:rPr>
            <w:rFonts w:ascii="Helvetica Neue" w:hAnsi="Helvetica Neue" w:cs="Helvetica Neue"/>
            <w:sz w:val="20"/>
            <w:szCs w:val="20"/>
          </w:rPr>
          <w:t xml:space="preserve"> in these few years. The rise of Bitcoin leads concerns. One of the hottest topic</w:t>
        </w:r>
      </w:ins>
      <w:ins w:id="17" w:author="Ben" w:date="2014-04-12T13:28:00Z">
        <w:r w:rsidR="0027379E">
          <w:rPr>
            <w:rFonts w:ascii="Helvetica Neue" w:hAnsi="Helvetica Neue" w:cs="Helvetica Neue"/>
            <w:sz w:val="20"/>
            <w:szCs w:val="20"/>
          </w:rPr>
          <w:t>s</w:t>
        </w:r>
      </w:ins>
      <w:ins w:id="18" w:author="Ben" w:date="2014-04-12T13:26:00Z">
        <w:r>
          <w:rPr>
            <w:rFonts w:ascii="Helvetica Neue" w:hAnsi="Helvetica Neue" w:cs="Helvetica Neue"/>
            <w:sz w:val="20"/>
            <w:szCs w:val="20"/>
          </w:rPr>
          <w:t xml:space="preserve"> is what government should react to bitcoin. In this report, the background, advantages, disadvantages, social issues and governments’ attitude toward bitcoin will be discussed.</w:t>
        </w:r>
      </w:ins>
    </w:p>
    <w:p w14:paraId="4ED36165"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19" w:author="Ben" w:date="2014-04-12T13:26:00Z"/>
          <w:rFonts w:ascii="Helvetica Neue" w:hAnsi="Helvetica Neue" w:cs="Helvetica Neue"/>
          <w:sz w:val="20"/>
          <w:szCs w:val="20"/>
        </w:rPr>
      </w:pPr>
    </w:p>
    <w:p w14:paraId="1E4C51F6"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ins w:id="20" w:author="Ben" w:date="2014-04-12T13:26:00Z"/>
          <w:rFonts w:ascii="Helvetica Neue" w:hAnsi="Helvetica Neue" w:cs="Helvetica Neue"/>
          <w:b/>
          <w:bCs/>
          <w:color w:val="FC2712"/>
          <w:spacing w:val="-5"/>
          <w:kern w:val="1"/>
          <w:sz w:val="48"/>
          <w:szCs w:val="48"/>
        </w:rPr>
      </w:pPr>
      <w:ins w:id="21" w:author="Ben" w:date="2014-04-12T13:26:00Z">
        <w:r>
          <w:rPr>
            <w:rFonts w:ascii="Helvetica Neue" w:hAnsi="Helvetica Neue" w:cs="Helvetica Neue"/>
            <w:b/>
            <w:bCs/>
            <w:color w:val="FC2712"/>
            <w:spacing w:val="-5"/>
            <w:kern w:val="1"/>
            <w:sz w:val="48"/>
            <w:szCs w:val="48"/>
          </w:rPr>
          <w:t>Background of Bitcoin</w:t>
        </w:r>
      </w:ins>
    </w:p>
    <w:p w14:paraId="70F0FDEA" w14:textId="0C998223"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22" w:author="Ben" w:date="2014-04-12T13:26:00Z"/>
          <w:rFonts w:ascii="Helvetica Neue" w:hAnsi="Helvetica Neue" w:cs="Helvetica Neue"/>
          <w:sz w:val="20"/>
          <w:szCs w:val="20"/>
        </w:rPr>
      </w:pPr>
      <w:ins w:id="23" w:author="Ben" w:date="2014-04-12T13:26:00Z">
        <w:r>
          <w:rPr>
            <w:rFonts w:ascii="Helvetica Neue" w:hAnsi="Helvetica Neue" w:cs="Helvetica Neue"/>
            <w:sz w:val="20"/>
            <w:szCs w:val="20"/>
          </w:rPr>
          <w:t>Some of the fundamental information of bitcoin will be covered in this section. For example, the historical background of bitcoin and the computer technologies being used in Bitcoin network.</w:t>
        </w:r>
      </w:ins>
    </w:p>
    <w:p w14:paraId="6849F902"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24" w:author="Ben" w:date="2014-04-12T13:26:00Z"/>
          <w:rFonts w:ascii="Helvetica Neue" w:hAnsi="Helvetica Neue" w:cs="Helvetica Neue"/>
          <w:sz w:val="20"/>
          <w:szCs w:val="20"/>
        </w:rPr>
      </w:pPr>
    </w:p>
    <w:p w14:paraId="78E2BD6E" w14:textId="77777777" w:rsidR="001474C6" w:rsidRDefault="001474C6" w:rsidP="001474C6">
      <w:pPr>
        <w:widowControl w:val="0"/>
        <w:tabs>
          <w:tab w:val="left" w:pos="1800"/>
          <w:tab w:val="left" w:pos="3600"/>
          <w:tab w:val="left" w:pos="7920"/>
        </w:tabs>
        <w:autoSpaceDE w:val="0"/>
        <w:autoSpaceDN w:val="0"/>
        <w:adjustRightInd w:val="0"/>
        <w:spacing w:after="0" w:line="240" w:lineRule="auto"/>
        <w:rPr>
          <w:ins w:id="25" w:author="Ben" w:date="2014-04-12T13:26:00Z"/>
          <w:rFonts w:ascii="Helvetica Neue" w:hAnsi="Helvetica Neue" w:cs="Helvetica Neue"/>
          <w:b/>
          <w:bCs/>
          <w:color w:val="1291CE"/>
          <w:spacing w:val="-4"/>
          <w:kern w:val="1"/>
          <w:sz w:val="32"/>
          <w:szCs w:val="32"/>
        </w:rPr>
      </w:pPr>
      <w:ins w:id="26" w:author="Ben" w:date="2014-04-12T13:26:00Z">
        <w:r>
          <w:rPr>
            <w:rFonts w:ascii="Helvetica Neue" w:hAnsi="Helvetica Neue" w:cs="Helvetica Neue"/>
            <w:b/>
            <w:bCs/>
            <w:color w:val="1291CE"/>
            <w:spacing w:val="-4"/>
            <w:kern w:val="1"/>
            <w:sz w:val="32"/>
            <w:szCs w:val="32"/>
          </w:rPr>
          <w:t>What is Bitcoin/bitcoin?</w:t>
        </w:r>
      </w:ins>
    </w:p>
    <w:p w14:paraId="2D8A20E5"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27" w:author="Ben" w:date="2014-04-12T13:26:00Z"/>
          <w:rFonts w:ascii="Helvetica Neue" w:hAnsi="Helvetica Neue" w:cs="Helvetica Neue"/>
          <w:sz w:val="20"/>
          <w:szCs w:val="20"/>
        </w:rPr>
      </w:pPr>
    </w:p>
    <w:p w14:paraId="271CB574" w14:textId="78223FD2"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28" w:author="Ben" w:date="2014-04-12T13:26:00Z"/>
          <w:rFonts w:ascii="Helvetica Neue" w:hAnsi="Helvetica Neue" w:cs="Helvetica Neue"/>
          <w:sz w:val="20"/>
          <w:szCs w:val="20"/>
        </w:rPr>
      </w:pPr>
      <w:ins w:id="29" w:author="Ben" w:date="2014-04-12T13:26:00Z">
        <w:r>
          <w:rPr>
            <w:rFonts w:ascii="Helvetica Neue" w:hAnsi="Helvetica Neue" w:cs="Helvetica Neue"/>
            <w:sz w:val="20"/>
            <w:szCs w:val="20"/>
          </w:rPr>
          <w:t>Bitcoin is the first decentralized cryptocurrency in the world. A decentralized currency is a currency without a central organization to manage. A cryptocurrency is a digital currency that make</w:t>
        </w:r>
      </w:ins>
      <w:ins w:id="30" w:author="Ben" w:date="2014-04-12T13:29:00Z">
        <w:r w:rsidR="0027379E">
          <w:rPr>
            <w:rFonts w:ascii="Helvetica Neue" w:hAnsi="Helvetica Neue" w:cs="Helvetica Neue"/>
            <w:sz w:val="20"/>
            <w:szCs w:val="20"/>
          </w:rPr>
          <w:t>s</w:t>
        </w:r>
      </w:ins>
      <w:ins w:id="31" w:author="Ben" w:date="2014-04-12T13:26:00Z">
        <w:r>
          <w:rPr>
            <w:rFonts w:ascii="Helvetica Neue" w:hAnsi="Helvetica Neue" w:cs="Helvetica Neue"/>
            <w:sz w:val="20"/>
            <w:szCs w:val="20"/>
          </w:rPr>
          <w:t xml:space="preserve"> use of the principles of cryptography to secure the information.</w:t>
        </w:r>
      </w:ins>
    </w:p>
    <w:p w14:paraId="1369E8D4"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32" w:author="Ben" w:date="2014-04-12T13:26:00Z"/>
          <w:rFonts w:ascii="Helvetica Neue" w:hAnsi="Helvetica Neue" w:cs="Helvetica Neue"/>
          <w:sz w:val="20"/>
          <w:szCs w:val="20"/>
        </w:rPr>
      </w:pPr>
    </w:p>
    <w:p w14:paraId="6115BDA4"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33" w:author="Ben" w:date="2014-04-12T13:26:00Z"/>
          <w:rFonts w:ascii="Helvetica Neue" w:hAnsi="Helvetica Neue" w:cs="Helvetica Neue"/>
          <w:sz w:val="20"/>
          <w:szCs w:val="20"/>
        </w:rPr>
      </w:pPr>
      <w:ins w:id="34" w:author="Ben" w:date="2014-04-12T13:26:00Z">
        <w:r>
          <w:rPr>
            <w:rFonts w:ascii="Helvetica Neue" w:hAnsi="Helvetica Neue" w:cs="Helvetica Neue"/>
            <w:sz w:val="20"/>
            <w:szCs w:val="20"/>
          </w:rPr>
          <w:t>Strictly speaking, ‘Bitcoin’ and ‘bitcoin’ describe different concepts. ‘Bitcoin’ represents the entire network and technology of the decentralized digital currency while ‘bitcoin’ is a common unit of currency with a short form called BTC.</w:t>
        </w:r>
      </w:ins>
    </w:p>
    <w:p w14:paraId="1A19385D"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35" w:author="Ben" w:date="2014-04-12T13:26:00Z"/>
          <w:rFonts w:ascii="Helvetica Neue" w:hAnsi="Helvetica Neue" w:cs="Helvetica Neue"/>
          <w:sz w:val="20"/>
          <w:szCs w:val="20"/>
        </w:rPr>
      </w:pPr>
    </w:p>
    <w:p w14:paraId="5493FDF5" w14:textId="72353009" w:rsidR="001474C6" w:rsidRDefault="001474C6" w:rsidP="001474C6">
      <w:pPr>
        <w:widowControl w:val="0"/>
        <w:tabs>
          <w:tab w:val="left" w:pos="1800"/>
          <w:tab w:val="left" w:pos="3600"/>
          <w:tab w:val="left" w:pos="7920"/>
        </w:tabs>
        <w:autoSpaceDE w:val="0"/>
        <w:autoSpaceDN w:val="0"/>
        <w:adjustRightInd w:val="0"/>
        <w:spacing w:after="0" w:line="240" w:lineRule="auto"/>
        <w:rPr>
          <w:ins w:id="36" w:author="Ben" w:date="2014-04-12T13:26:00Z"/>
          <w:rFonts w:ascii="Helvetica Neue" w:hAnsi="Helvetica Neue" w:cs="Helvetica Neue"/>
          <w:b/>
          <w:bCs/>
          <w:color w:val="1291CE"/>
          <w:spacing w:val="-4"/>
          <w:kern w:val="1"/>
          <w:sz w:val="32"/>
          <w:szCs w:val="32"/>
        </w:rPr>
      </w:pPr>
      <w:ins w:id="37" w:author="Ben" w:date="2014-04-12T13:26:00Z">
        <w:r>
          <w:rPr>
            <w:rFonts w:ascii="Helvetica Neue" w:hAnsi="Helvetica Neue" w:cs="Helvetica Neue"/>
            <w:b/>
            <w:bCs/>
            <w:color w:val="1291CE"/>
            <w:spacing w:val="-4"/>
            <w:kern w:val="1"/>
            <w:sz w:val="32"/>
            <w:szCs w:val="32"/>
          </w:rPr>
          <w:t>Who created Bitcoin?</w:t>
        </w:r>
      </w:ins>
    </w:p>
    <w:p w14:paraId="4C82865B" w14:textId="406953EE"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38" w:author="Ben" w:date="2014-04-12T13:26:00Z"/>
          <w:rFonts w:ascii="Helvetica Neue" w:hAnsi="Helvetica Neue" w:cs="Helvetica Neue"/>
          <w:sz w:val="20"/>
          <w:szCs w:val="20"/>
        </w:rPr>
      </w:pPr>
      <w:ins w:id="39" w:author="Ben" w:date="2014-04-12T13:26:00Z">
        <w:r>
          <w:rPr>
            <w:rFonts w:ascii="Helvetica Neue" w:hAnsi="Helvetica Neue" w:cs="Helvetica Neue"/>
            <w:sz w:val="20"/>
            <w:szCs w:val="20"/>
          </w:rPr>
          <w:t>It is believed that Satoshi Nakamoto(</w:t>
        </w:r>
        <w:r>
          <w:rPr>
            <w:rFonts w:ascii="Helvetica Neue" w:hAnsi="Helvetica Neue" w:cs="Helvetica Neue"/>
            <w:sz w:val="20"/>
            <w:szCs w:val="20"/>
          </w:rPr>
          <w:t>中本聰</w:t>
        </w:r>
        <w:r>
          <w:rPr>
            <w:rFonts w:ascii="Helvetica Neue" w:hAnsi="Helvetica Neue" w:cs="Helvetica Neue"/>
            <w:sz w:val="20"/>
            <w:szCs w:val="20"/>
          </w:rPr>
          <w:t xml:space="preserve">) is the creator of Bitcoin. However, it is just a name in the </w:t>
        </w:r>
      </w:ins>
      <w:ins w:id="40" w:author="Ben" w:date="2014-04-12T13:30:00Z">
        <w:r w:rsidR="0027379E">
          <w:rPr>
            <w:rFonts w:ascii="Helvetica Neue" w:hAnsi="Helvetica Neue" w:cs="Helvetica Neue"/>
            <w:sz w:val="20"/>
            <w:szCs w:val="20"/>
          </w:rPr>
          <w:t>Internet</w:t>
        </w:r>
      </w:ins>
      <w:ins w:id="41" w:author="Ben" w:date="2014-04-12T13:26:00Z">
        <w:r>
          <w:rPr>
            <w:rFonts w:ascii="Helvetica Neue" w:hAnsi="Helvetica Neue" w:cs="Helvetica Neue"/>
            <w:sz w:val="20"/>
            <w:szCs w:val="20"/>
          </w:rPr>
          <w:t xml:space="preserve"> and no one knows the true identity </w:t>
        </w:r>
      </w:ins>
      <w:ins w:id="42" w:author="Ben" w:date="2014-04-12T13:30:00Z">
        <w:r w:rsidR="0027379E">
          <w:rPr>
            <w:rFonts w:ascii="Helvetica Neue" w:hAnsi="Helvetica Neue" w:cs="Helvetica Neue"/>
            <w:sz w:val="20"/>
            <w:szCs w:val="20"/>
          </w:rPr>
          <w:t>behind</w:t>
        </w:r>
      </w:ins>
      <w:ins w:id="43" w:author="Ben" w:date="2014-04-12T13:26:00Z">
        <w:r>
          <w:rPr>
            <w:rFonts w:ascii="Helvetica Neue" w:hAnsi="Helvetica Neue" w:cs="Helvetica Neue"/>
            <w:sz w:val="20"/>
            <w:szCs w:val="20"/>
          </w:rPr>
          <w:t xml:space="preserve">. Dan Kaminsky, a security researcher, thinks that Satoshi Nakamoto is either a team of people of a genius. </w:t>
        </w:r>
      </w:ins>
    </w:p>
    <w:p w14:paraId="46692F8B"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44" w:author="Ben" w:date="2014-04-12T13:26:00Z"/>
          <w:rFonts w:ascii="Helvetica Neue" w:hAnsi="Helvetica Neue" w:cs="Helvetica Neue"/>
          <w:sz w:val="20"/>
          <w:szCs w:val="20"/>
        </w:rPr>
      </w:pPr>
    </w:p>
    <w:p w14:paraId="4C51C335" w14:textId="7E889985"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45" w:author="Ben" w:date="2014-04-12T13:26:00Z"/>
          <w:rFonts w:ascii="Helvetica Neue" w:hAnsi="Helvetica Neue" w:cs="Helvetica Neue"/>
          <w:sz w:val="20"/>
          <w:szCs w:val="20"/>
        </w:rPr>
      </w:pPr>
      <w:ins w:id="46" w:author="Ben" w:date="2014-04-12T13:26:00Z">
        <w:r>
          <w:rPr>
            <w:rFonts w:ascii="Helvetica Neue" w:hAnsi="Helvetica Neue" w:cs="Helvetica Neue"/>
            <w:sz w:val="20"/>
            <w:szCs w:val="20"/>
          </w:rPr>
          <w:t xml:space="preserve">In October 31, 2008, Satoshi Nakamoto published a white paper named &lt;Bitcoin: A Peer-to-Peer Electronic Cash System&gt; through a mailing list on </w:t>
        </w:r>
        <w:r>
          <w:rPr>
            <w:rFonts w:ascii="Helvetica Neue" w:hAnsi="Helvetica Neue" w:cs="Helvetica Neue"/>
            <w:sz w:val="20"/>
            <w:szCs w:val="20"/>
          </w:rPr>
          <w:fldChar w:fldCharType="begin"/>
        </w:r>
        <w:r>
          <w:rPr>
            <w:rFonts w:ascii="Helvetica Neue" w:hAnsi="Helvetica Neue" w:cs="Helvetica Neue"/>
            <w:sz w:val="20"/>
            <w:szCs w:val="20"/>
          </w:rPr>
          <w:instrText>HYPERLINK "http://metzdowd.com"</w:instrText>
        </w:r>
        <w:r>
          <w:rPr>
            <w:rFonts w:ascii="Helvetica Neue" w:hAnsi="Helvetica Neue" w:cs="Helvetica Neue"/>
            <w:sz w:val="20"/>
            <w:szCs w:val="20"/>
          </w:rPr>
          <w:fldChar w:fldCharType="separate"/>
        </w:r>
        <w:r>
          <w:rPr>
            <w:rFonts w:ascii="Helvetica Neue" w:hAnsi="Helvetica Neue" w:cs="Helvetica Neue"/>
            <w:sz w:val="20"/>
            <w:szCs w:val="20"/>
            <w:u w:val="single"/>
          </w:rPr>
          <w:t>metzdowd.com</w:t>
        </w:r>
        <w:r>
          <w:rPr>
            <w:rFonts w:ascii="Helvetica Neue" w:hAnsi="Helvetica Neue" w:cs="Helvetica Neue"/>
            <w:sz w:val="20"/>
            <w:szCs w:val="20"/>
          </w:rPr>
          <w:fldChar w:fldCharType="end"/>
        </w:r>
        <w:r>
          <w:rPr>
            <w:rFonts w:ascii="Helvetica Neue" w:hAnsi="Helvetica Neue" w:cs="Helvetica Neue"/>
            <w:sz w:val="20"/>
            <w:szCs w:val="20"/>
          </w:rPr>
          <w:t>. The paper describes what are th</w:t>
        </w:r>
        <w:r w:rsidR="0027379E">
          <w:rPr>
            <w:rFonts w:ascii="Helvetica Neue" w:hAnsi="Helvetica Neue" w:cs="Helvetica Neue"/>
            <w:sz w:val="20"/>
            <w:szCs w:val="20"/>
          </w:rPr>
          <w:t xml:space="preserve">e major problems of a currency </w:t>
        </w:r>
        <w:r>
          <w:rPr>
            <w:rFonts w:ascii="Helvetica Neue" w:hAnsi="Helvetica Neue" w:cs="Helvetica Neue"/>
            <w:sz w:val="20"/>
            <w:szCs w:val="20"/>
          </w:rPr>
          <w:t xml:space="preserve">such </w:t>
        </w:r>
        <w:r w:rsidR="0027379E">
          <w:rPr>
            <w:rFonts w:ascii="Helvetica Neue" w:hAnsi="Helvetica Neue" w:cs="Helvetica Neue"/>
            <w:sz w:val="20"/>
            <w:szCs w:val="20"/>
          </w:rPr>
          <w:t xml:space="preserve">as the double spending problem </w:t>
        </w:r>
        <w:r>
          <w:rPr>
            <w:rFonts w:ascii="Helvetica Neue" w:hAnsi="Helvetica Neue" w:cs="Helvetica Neue"/>
            <w:sz w:val="20"/>
            <w:szCs w:val="20"/>
          </w:rPr>
          <w:t>and provide a decentralized solution named Bitcoin currency. The</w:t>
        </w:r>
      </w:ins>
      <w:ins w:id="47" w:author="Ben" w:date="2014-04-12T13:32:00Z">
        <w:r w:rsidR="0027379E">
          <w:rPr>
            <w:rFonts w:ascii="Helvetica Neue" w:hAnsi="Helvetica Neue" w:cs="Helvetica Neue"/>
            <w:sz w:val="20"/>
            <w:szCs w:val="20"/>
          </w:rPr>
          <w:t xml:space="preserve"> white</w:t>
        </w:r>
      </w:ins>
      <w:ins w:id="48" w:author="Ben" w:date="2014-04-12T13:26:00Z">
        <w:r>
          <w:rPr>
            <w:rFonts w:ascii="Helvetica Neue" w:hAnsi="Helvetica Neue" w:cs="Helvetica Neue"/>
            <w:sz w:val="20"/>
            <w:szCs w:val="20"/>
          </w:rPr>
          <w:t xml:space="preserve"> paper covers different aspects in computer science and economics.</w:t>
        </w:r>
      </w:ins>
    </w:p>
    <w:p w14:paraId="77BAAEAE"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49" w:author="Ben" w:date="2014-04-12T13:26:00Z"/>
          <w:rFonts w:ascii="Helvetica Neue" w:hAnsi="Helvetica Neue" w:cs="Helvetica Neue"/>
          <w:sz w:val="20"/>
          <w:szCs w:val="20"/>
        </w:rPr>
      </w:pPr>
    </w:p>
    <w:p w14:paraId="4FCC2EAA"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50" w:author="Ben" w:date="2014-04-12T13:26:00Z"/>
          <w:rFonts w:ascii="Helvetica Neue" w:hAnsi="Helvetica Neue" w:cs="Helvetica Neue"/>
          <w:sz w:val="20"/>
          <w:szCs w:val="20"/>
        </w:rPr>
      </w:pPr>
      <w:ins w:id="51" w:author="Ben" w:date="2014-04-12T13:26:00Z">
        <w:r>
          <w:rPr>
            <w:rFonts w:ascii="Helvetica Neue" w:hAnsi="Helvetica Neue" w:cs="Helvetica Neue"/>
            <w:sz w:val="20"/>
            <w:szCs w:val="20"/>
          </w:rPr>
          <w:t xml:space="preserve">In November 9, 2008, Bitcoin project is hosted on </w:t>
        </w:r>
        <w:r>
          <w:rPr>
            <w:rFonts w:ascii="Helvetica Neue" w:hAnsi="Helvetica Neue" w:cs="Helvetica Neue"/>
            <w:sz w:val="20"/>
            <w:szCs w:val="20"/>
          </w:rPr>
          <w:fldChar w:fldCharType="begin"/>
        </w:r>
        <w:r>
          <w:rPr>
            <w:rFonts w:ascii="Helvetica Neue" w:hAnsi="Helvetica Neue" w:cs="Helvetica Neue"/>
            <w:sz w:val="20"/>
            <w:szCs w:val="20"/>
          </w:rPr>
          <w:instrText>HYPERLINK "http://SourceForge.net"</w:instrText>
        </w:r>
        <w:r>
          <w:rPr>
            <w:rFonts w:ascii="Helvetica Neue" w:hAnsi="Helvetica Neue" w:cs="Helvetica Neue"/>
            <w:sz w:val="20"/>
            <w:szCs w:val="20"/>
          </w:rPr>
          <w:fldChar w:fldCharType="separate"/>
        </w:r>
        <w:r>
          <w:rPr>
            <w:rFonts w:ascii="Helvetica Neue" w:hAnsi="Helvetica Neue" w:cs="Helvetica Neue"/>
            <w:sz w:val="20"/>
            <w:szCs w:val="20"/>
            <w:u w:val="single"/>
          </w:rPr>
          <w:t>SourceForge.net</w:t>
        </w:r>
        <w:r>
          <w:rPr>
            <w:rFonts w:ascii="Helvetica Neue" w:hAnsi="Helvetica Neue" w:cs="Helvetica Neue"/>
            <w:sz w:val="20"/>
            <w:szCs w:val="20"/>
          </w:rPr>
          <w:fldChar w:fldCharType="end"/>
        </w:r>
        <w:r>
          <w:rPr>
            <w:rFonts w:ascii="Helvetica Neue" w:hAnsi="Helvetica Neue" w:cs="Helvetica Neue"/>
            <w:sz w:val="20"/>
            <w:szCs w:val="20"/>
          </w:rPr>
          <w:t>. Two months later, on January 3, 2009, The First block of Bitcoin chain is created. This block is also called Block 0 and the genesis block. Bitcoin network is therefore officially launched.</w:t>
        </w:r>
      </w:ins>
    </w:p>
    <w:p w14:paraId="6727077F"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52" w:author="Ben" w:date="2014-04-12T13:26:00Z"/>
          <w:rFonts w:ascii="Helvetica Neue" w:hAnsi="Helvetica Neue" w:cs="Helvetica Neue"/>
          <w:sz w:val="20"/>
          <w:szCs w:val="20"/>
        </w:rPr>
      </w:pPr>
    </w:p>
    <w:p w14:paraId="5F5787E0" w14:textId="77777777" w:rsidR="001474C6" w:rsidRDefault="001474C6" w:rsidP="001474C6">
      <w:pPr>
        <w:widowControl w:val="0"/>
        <w:tabs>
          <w:tab w:val="left" w:pos="1800"/>
          <w:tab w:val="left" w:pos="3600"/>
          <w:tab w:val="left" w:pos="7920"/>
        </w:tabs>
        <w:autoSpaceDE w:val="0"/>
        <w:autoSpaceDN w:val="0"/>
        <w:adjustRightInd w:val="0"/>
        <w:spacing w:after="0" w:line="240" w:lineRule="auto"/>
        <w:rPr>
          <w:ins w:id="53" w:author="Ben" w:date="2014-04-12T13:26:00Z"/>
          <w:rFonts w:ascii="Helvetica Neue" w:hAnsi="Helvetica Neue" w:cs="Helvetica Neue"/>
          <w:b/>
          <w:bCs/>
          <w:color w:val="1291CE"/>
          <w:spacing w:val="-4"/>
          <w:kern w:val="1"/>
          <w:sz w:val="32"/>
          <w:szCs w:val="32"/>
        </w:rPr>
      </w:pPr>
      <w:ins w:id="54" w:author="Ben" w:date="2014-04-12T13:26:00Z">
        <w:r>
          <w:rPr>
            <w:rFonts w:ascii="Helvetica Neue" w:hAnsi="Helvetica Neue" w:cs="Helvetica Neue"/>
            <w:b/>
            <w:bCs/>
            <w:color w:val="1291CE"/>
            <w:spacing w:val="-4"/>
            <w:kern w:val="1"/>
            <w:sz w:val="32"/>
            <w:szCs w:val="32"/>
          </w:rPr>
          <w:t>Computer Technologies</w:t>
        </w:r>
      </w:ins>
    </w:p>
    <w:p w14:paraId="3C047611"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55" w:author="Ben" w:date="2014-04-12T13:33:00Z"/>
          <w:rFonts w:ascii="Helvetica Neue" w:hAnsi="Helvetica Neue" w:cs="Helvetica Neue"/>
          <w:sz w:val="20"/>
          <w:szCs w:val="20"/>
        </w:rPr>
      </w:pPr>
      <w:ins w:id="56" w:author="Ben" w:date="2014-04-12T13:26:00Z">
        <w:r>
          <w:rPr>
            <w:rFonts w:ascii="Helvetica Neue" w:hAnsi="Helvetica Neue" w:cs="Helvetica Neue"/>
            <w:sz w:val="20"/>
            <w:szCs w:val="20"/>
          </w:rPr>
          <w:t xml:space="preserve">Since bitcoin is a digital currency, it is impossible to be developed without make use of technologies in </w:t>
        </w:r>
        <w:r>
          <w:rPr>
            <w:rFonts w:ascii="Helvetica Neue" w:hAnsi="Helvetica Neue" w:cs="Helvetica Neue"/>
            <w:sz w:val="20"/>
            <w:szCs w:val="20"/>
          </w:rPr>
          <w:lastRenderedPageBreak/>
          <w:t>computer science. In this section, some of the important computer technologies will be introduced.</w:t>
        </w:r>
      </w:ins>
    </w:p>
    <w:p w14:paraId="597688FD" w14:textId="77777777" w:rsidR="0027379E" w:rsidRDefault="0027379E"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57" w:author="Ben" w:date="2014-04-12T13:26:00Z"/>
          <w:rFonts w:ascii="Helvetica Neue" w:hAnsi="Helvetica Neue" w:cs="Helvetica Neue"/>
          <w:sz w:val="20"/>
          <w:szCs w:val="20"/>
        </w:rPr>
      </w:pPr>
    </w:p>
    <w:p w14:paraId="12322DEA" w14:textId="0738774F" w:rsidR="001474C6" w:rsidRDefault="0027379E"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58" w:author="Ben" w:date="2014-04-12T13:26:00Z"/>
          <w:rFonts w:ascii="Helvetica Neue" w:hAnsi="Helvetica Neue" w:cs="Helvetica Neue"/>
          <w:sz w:val="20"/>
          <w:szCs w:val="20"/>
        </w:rPr>
      </w:pPr>
      <w:ins w:id="59" w:author="Ben" w:date="2014-04-12T13:33:00Z">
        <w:r>
          <w:rPr>
            <w:rFonts w:ascii="Helvetica Neue" w:hAnsi="Helvetica Neue" w:cs="Helvetica Neue"/>
            <w:sz w:val="20"/>
            <w:szCs w:val="20"/>
          </w:rPr>
          <w:t>First of all</w:t>
        </w:r>
      </w:ins>
      <w:ins w:id="60" w:author="Ben" w:date="2014-04-12T13:26:00Z">
        <w:r w:rsidR="001474C6">
          <w:rPr>
            <w:rFonts w:ascii="Helvetica Neue" w:hAnsi="Helvetica Neue" w:cs="Helvetica Neue"/>
            <w:sz w:val="20"/>
            <w:szCs w:val="20"/>
          </w:rPr>
          <w:t>, Internet is the basic requirement in order to develop a digital currency. Without the Internet, computers cannot connect to each other and form a giant network with great computational power and do transactions.</w:t>
        </w:r>
      </w:ins>
    </w:p>
    <w:p w14:paraId="2A182547"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61" w:author="Ben" w:date="2014-04-12T13:26:00Z"/>
          <w:rFonts w:ascii="Helvetica Neue" w:hAnsi="Helvetica Neue" w:cs="Helvetica Neue"/>
          <w:sz w:val="20"/>
          <w:szCs w:val="20"/>
        </w:rPr>
      </w:pPr>
    </w:p>
    <w:p w14:paraId="7B5AE244" w14:textId="3A3751B4"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62" w:author="Ben" w:date="2014-04-12T13:26:00Z"/>
          <w:rFonts w:ascii="Helvetica Neue" w:hAnsi="Helvetica Neue" w:cs="Helvetica Neue"/>
          <w:sz w:val="20"/>
          <w:szCs w:val="20"/>
        </w:rPr>
      </w:pPr>
      <w:ins w:id="63" w:author="Ben" w:date="2014-04-12T13:26:00Z">
        <w:r>
          <w:rPr>
            <w:rFonts w:ascii="Helvetica Neue" w:hAnsi="Helvetica Neue" w:cs="Helvetica Neue"/>
            <w:sz w:val="20"/>
            <w:szCs w:val="20"/>
          </w:rPr>
          <w:t xml:space="preserve">In Addition, bitcoin is a decentralized. In order to do so in the Internet, it has to make use of the peer-to-peer (P2P) technology. Bitcoin is a decentralized network and each node in this network acts as client as well as server. For example, each computer that </w:t>
        </w:r>
      </w:ins>
      <w:ins w:id="64" w:author="Ben" w:date="2014-04-12T13:34:00Z">
        <w:r w:rsidR="0027379E">
          <w:rPr>
            <w:rFonts w:ascii="Helvetica Neue" w:hAnsi="Helvetica Neue" w:cs="Helvetica Neue"/>
            <w:sz w:val="20"/>
            <w:szCs w:val="20"/>
          </w:rPr>
          <w:t>runs</w:t>
        </w:r>
      </w:ins>
      <w:ins w:id="65" w:author="Ben" w:date="2014-04-12T13:26:00Z">
        <w:r>
          <w:rPr>
            <w:rFonts w:ascii="Helvetica Neue" w:hAnsi="Helvetica Neue" w:cs="Helvetica Neue"/>
            <w:sz w:val="20"/>
            <w:szCs w:val="20"/>
          </w:rPr>
          <w:t xml:space="preserve"> the bitcoin mining program are responsible to create new bitcoin and verify transactions in Bitcoin network.</w:t>
        </w:r>
      </w:ins>
    </w:p>
    <w:p w14:paraId="68A743DC"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66" w:author="Ben" w:date="2014-04-12T13:26:00Z"/>
          <w:rFonts w:ascii="Helvetica Neue" w:hAnsi="Helvetica Neue" w:cs="Helvetica Neue"/>
          <w:sz w:val="20"/>
          <w:szCs w:val="20"/>
        </w:rPr>
      </w:pPr>
    </w:p>
    <w:p w14:paraId="73E3442F" w14:textId="540A6F9B"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67" w:author="Ben" w:date="2014-04-12T13:26:00Z"/>
          <w:rFonts w:ascii="Helvetica Neue" w:hAnsi="Helvetica Neue" w:cs="Helvetica Neue"/>
          <w:sz w:val="20"/>
          <w:szCs w:val="20"/>
        </w:rPr>
      </w:pPr>
      <w:ins w:id="68" w:author="Ben" w:date="2014-04-12T13:26:00Z">
        <w:r>
          <w:rPr>
            <w:rFonts w:ascii="Helvetica Neue" w:hAnsi="Helvetica Neue" w:cs="Helvetica Neue"/>
            <w:sz w:val="20"/>
            <w:szCs w:val="20"/>
          </w:rPr>
          <w:t xml:space="preserve">Last but not least, Bitcoin make use of different principles in cryptography in order to secure the content of transactions and make sure no </w:t>
        </w:r>
      </w:ins>
      <w:ins w:id="69" w:author="Ben" w:date="2014-04-12T13:34:00Z">
        <w:r w:rsidR="0027379E">
          <w:rPr>
            <w:rFonts w:ascii="Helvetica Neue" w:hAnsi="Helvetica Neue" w:cs="Helvetica Neue"/>
            <w:sz w:val="20"/>
            <w:szCs w:val="20"/>
          </w:rPr>
          <w:t>counterfeit</w:t>
        </w:r>
      </w:ins>
      <w:ins w:id="70" w:author="Ben" w:date="2014-04-12T13:26:00Z">
        <w:r>
          <w:rPr>
            <w:rFonts w:ascii="Helvetica Neue" w:hAnsi="Helvetica Neue" w:cs="Helvetica Neue"/>
            <w:sz w:val="20"/>
            <w:szCs w:val="20"/>
          </w:rPr>
          <w:t xml:space="preserve"> bitcoin can be produced. SHA-256 is the cryptographic hash function. It generates a 32-bit words which representing the original message. By verifying SHA-256, computers can identify if the message is real of fake. Besides SHA-256, public-key cryptography, a popular encryption and decryption technology on the </w:t>
        </w:r>
      </w:ins>
      <w:ins w:id="71" w:author="Ben" w:date="2014-04-12T13:35:00Z">
        <w:r w:rsidR="0027379E">
          <w:rPr>
            <w:rFonts w:ascii="Helvetica Neue" w:hAnsi="Helvetica Neue" w:cs="Helvetica Neue"/>
            <w:sz w:val="20"/>
            <w:szCs w:val="20"/>
          </w:rPr>
          <w:t>I</w:t>
        </w:r>
      </w:ins>
      <w:ins w:id="72" w:author="Ben" w:date="2014-04-12T13:26:00Z">
        <w:r>
          <w:rPr>
            <w:rFonts w:ascii="Helvetica Neue" w:hAnsi="Helvetica Neue" w:cs="Helvetica Neue"/>
            <w:sz w:val="20"/>
            <w:szCs w:val="20"/>
          </w:rPr>
          <w:t>nternet, is used to secure the information transmission from one node to another node in the Bitcoin network.</w:t>
        </w:r>
      </w:ins>
    </w:p>
    <w:p w14:paraId="70BBA32D"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73" w:author="Ben" w:date="2014-04-12T13:26:00Z"/>
          <w:rFonts w:ascii="Helvetica Neue" w:hAnsi="Helvetica Neue" w:cs="Helvetica Neue"/>
          <w:sz w:val="20"/>
          <w:szCs w:val="20"/>
        </w:rPr>
      </w:pPr>
    </w:p>
    <w:p w14:paraId="696FE8F6"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ins w:id="74" w:author="Ben" w:date="2014-04-12T13:26:00Z"/>
          <w:rFonts w:ascii="Helvetica Neue" w:hAnsi="Helvetica Neue" w:cs="Helvetica Neue"/>
          <w:b/>
          <w:bCs/>
          <w:color w:val="FC2712"/>
          <w:spacing w:val="-5"/>
          <w:kern w:val="1"/>
          <w:sz w:val="48"/>
          <w:szCs w:val="48"/>
        </w:rPr>
      </w:pPr>
      <w:ins w:id="75" w:author="Ben" w:date="2014-04-12T13:26:00Z">
        <w:r>
          <w:rPr>
            <w:rFonts w:ascii="Helvetica Neue" w:hAnsi="Helvetica Neue" w:cs="Helvetica Neue"/>
            <w:b/>
            <w:bCs/>
            <w:color w:val="FC2712"/>
            <w:spacing w:val="-5"/>
            <w:kern w:val="1"/>
            <w:sz w:val="48"/>
            <w:szCs w:val="48"/>
          </w:rPr>
          <w:t>Advantages of bitcoin</w:t>
        </w:r>
      </w:ins>
    </w:p>
    <w:p w14:paraId="054909B3"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76" w:author="Ben" w:date="2014-04-12T13:26:00Z"/>
          <w:rFonts w:ascii="Helvetica Neue" w:hAnsi="Helvetica Neue" w:cs="Helvetica Neue"/>
          <w:sz w:val="20"/>
          <w:szCs w:val="20"/>
        </w:rPr>
      </w:pPr>
      <w:ins w:id="77" w:author="Ben" w:date="2014-04-12T13:26:00Z">
        <w:r>
          <w:rPr>
            <w:rFonts w:ascii="Helvetica Neue" w:hAnsi="Helvetica Neue" w:cs="Helvetica Neue"/>
            <w:sz w:val="20"/>
            <w:szCs w:val="20"/>
          </w:rPr>
          <w:t>In this section, the major advantages of bitcoin will be covered.</w:t>
        </w:r>
      </w:ins>
    </w:p>
    <w:p w14:paraId="5E05D3D2" w14:textId="77777777" w:rsidR="001474C6" w:rsidRDefault="001474C6" w:rsidP="001474C6">
      <w:pPr>
        <w:widowControl w:val="0"/>
        <w:tabs>
          <w:tab w:val="left" w:pos="1800"/>
          <w:tab w:val="left" w:pos="3600"/>
          <w:tab w:val="left" w:pos="7920"/>
        </w:tabs>
        <w:autoSpaceDE w:val="0"/>
        <w:autoSpaceDN w:val="0"/>
        <w:adjustRightInd w:val="0"/>
        <w:spacing w:after="0" w:line="240" w:lineRule="auto"/>
        <w:rPr>
          <w:ins w:id="78" w:author="Ben" w:date="2014-04-12T13:26:00Z"/>
          <w:rFonts w:ascii="Helvetica Neue" w:hAnsi="Helvetica Neue" w:cs="Helvetica Neue"/>
          <w:b/>
          <w:bCs/>
          <w:color w:val="1291CE"/>
          <w:spacing w:val="-4"/>
          <w:kern w:val="1"/>
          <w:sz w:val="32"/>
          <w:szCs w:val="32"/>
        </w:rPr>
      </w:pPr>
    </w:p>
    <w:p w14:paraId="209BF72F" w14:textId="77777777" w:rsidR="001474C6" w:rsidRDefault="001474C6" w:rsidP="001474C6">
      <w:pPr>
        <w:widowControl w:val="0"/>
        <w:tabs>
          <w:tab w:val="left" w:pos="1800"/>
          <w:tab w:val="left" w:pos="3600"/>
          <w:tab w:val="left" w:pos="7920"/>
        </w:tabs>
        <w:autoSpaceDE w:val="0"/>
        <w:autoSpaceDN w:val="0"/>
        <w:adjustRightInd w:val="0"/>
        <w:spacing w:after="0" w:line="240" w:lineRule="auto"/>
        <w:rPr>
          <w:ins w:id="79" w:author="Ben" w:date="2014-04-12T13:26:00Z"/>
          <w:rFonts w:ascii="Helvetica Neue" w:hAnsi="Helvetica Neue" w:cs="Helvetica Neue"/>
          <w:b/>
          <w:bCs/>
          <w:color w:val="1291CE"/>
          <w:spacing w:val="-4"/>
          <w:kern w:val="1"/>
          <w:sz w:val="32"/>
          <w:szCs w:val="32"/>
        </w:rPr>
      </w:pPr>
      <w:ins w:id="80" w:author="Ben" w:date="2014-04-12T13:26:00Z">
        <w:r>
          <w:rPr>
            <w:rFonts w:ascii="Helvetica Neue" w:hAnsi="Helvetica Neue" w:cs="Helvetica Neue"/>
            <w:b/>
            <w:bCs/>
            <w:color w:val="1291CE"/>
            <w:spacing w:val="-4"/>
            <w:kern w:val="1"/>
            <w:sz w:val="32"/>
            <w:szCs w:val="32"/>
          </w:rPr>
          <w:t>Decentralization</w:t>
        </w:r>
      </w:ins>
    </w:p>
    <w:p w14:paraId="1A667C06" w14:textId="2757C7A8"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81" w:author="Ben" w:date="2014-04-12T13:26:00Z"/>
          <w:rFonts w:ascii="Helvetica Neue" w:hAnsi="Helvetica Neue" w:cs="Helvetica Neue"/>
          <w:sz w:val="20"/>
          <w:szCs w:val="20"/>
        </w:rPr>
      </w:pPr>
      <w:ins w:id="82" w:author="Ben" w:date="2014-04-12T13:26:00Z">
        <w:r>
          <w:rPr>
            <w:rFonts w:ascii="Helvetica Neue" w:hAnsi="Helvetica Neue" w:cs="Helvetica Neue"/>
            <w:sz w:val="20"/>
            <w:szCs w:val="20"/>
          </w:rPr>
          <w:t xml:space="preserve">Most of the currencies in the world, including the physical and digital currencies, are centralized currencies. A centralized currency means that there is an authority to control the supply of money. Usually, </w:t>
        </w:r>
      </w:ins>
      <w:ins w:id="83" w:author="Ben" w:date="2014-04-12T13:35:00Z">
        <w:r w:rsidR="0027379E">
          <w:rPr>
            <w:rFonts w:ascii="Helvetica Neue" w:hAnsi="Helvetica Neue" w:cs="Helvetica Neue"/>
            <w:sz w:val="20"/>
            <w:szCs w:val="20"/>
          </w:rPr>
          <w:t xml:space="preserve">the </w:t>
        </w:r>
      </w:ins>
      <w:ins w:id="84" w:author="Ben" w:date="2014-04-12T13:26:00Z">
        <w:r>
          <w:rPr>
            <w:rFonts w:ascii="Helvetica Neue" w:hAnsi="Helvetica Neue" w:cs="Helvetica Neue"/>
            <w:sz w:val="20"/>
            <w:szCs w:val="20"/>
          </w:rPr>
          <w:t xml:space="preserve">central bank of the country </w:t>
        </w:r>
      </w:ins>
      <w:ins w:id="85" w:author="Ben" w:date="2014-04-12T13:36:00Z">
        <w:r w:rsidR="0027379E">
          <w:rPr>
            <w:rFonts w:ascii="Helvetica Neue" w:hAnsi="Helvetica Neue" w:cs="Helvetica Neue"/>
            <w:sz w:val="20"/>
            <w:szCs w:val="20"/>
          </w:rPr>
          <w:t xml:space="preserve">is </w:t>
        </w:r>
      </w:ins>
      <w:ins w:id="86" w:author="Ben" w:date="2014-04-12T13:26:00Z">
        <w:r>
          <w:rPr>
            <w:rFonts w:ascii="Helvetica Neue" w:hAnsi="Helvetica Neue" w:cs="Helvetica Neue"/>
            <w:sz w:val="20"/>
            <w:szCs w:val="20"/>
          </w:rPr>
          <w:t xml:space="preserve">responsible to do so. Furthermore, verification of transactions </w:t>
        </w:r>
      </w:ins>
      <w:ins w:id="87" w:author="Ben" w:date="2014-04-12T13:36:00Z">
        <w:r w:rsidR="0027379E">
          <w:rPr>
            <w:rFonts w:ascii="Helvetica Neue" w:hAnsi="Helvetica Neue" w:cs="Helvetica Neue"/>
            <w:sz w:val="20"/>
            <w:szCs w:val="20"/>
          </w:rPr>
          <w:t>is</w:t>
        </w:r>
      </w:ins>
      <w:ins w:id="88" w:author="Ben" w:date="2014-04-12T13:26:00Z">
        <w:r>
          <w:rPr>
            <w:rFonts w:ascii="Helvetica Neue" w:hAnsi="Helvetica Neue" w:cs="Helvetica Neue"/>
            <w:sz w:val="20"/>
            <w:szCs w:val="20"/>
          </w:rPr>
          <w:t xml:space="preserve"> done by banks. Transaction fee is charged in order to provide this service to the customers.</w:t>
        </w:r>
      </w:ins>
    </w:p>
    <w:p w14:paraId="68B0C3A0"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89" w:author="Ben" w:date="2014-04-12T13:26:00Z"/>
          <w:rFonts w:ascii="Helvetica Neue" w:hAnsi="Helvetica Neue" w:cs="Helvetica Neue"/>
          <w:sz w:val="20"/>
          <w:szCs w:val="20"/>
        </w:rPr>
      </w:pPr>
    </w:p>
    <w:p w14:paraId="604DBBF9" w14:textId="191344A2"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90" w:author="Ben" w:date="2014-04-12T13:26:00Z"/>
          <w:rFonts w:ascii="Helvetica Neue" w:hAnsi="Helvetica Neue" w:cs="Helvetica Neue"/>
          <w:sz w:val="20"/>
          <w:szCs w:val="20"/>
        </w:rPr>
      </w:pPr>
      <w:ins w:id="91" w:author="Ben" w:date="2014-04-12T13:26:00Z">
        <w:r>
          <w:rPr>
            <w:rFonts w:ascii="Helvetica Neue" w:hAnsi="Helvetica Neue" w:cs="Helvetica Neue"/>
            <w:sz w:val="20"/>
            <w:szCs w:val="20"/>
          </w:rPr>
          <w:t xml:space="preserve">However, bitcoin is different. It is a decentralized currency. Creation of money is not controlled by </w:t>
        </w:r>
      </w:ins>
      <w:ins w:id="92" w:author="Ben" w:date="2014-04-12T13:36:00Z">
        <w:r w:rsidR="0027379E">
          <w:rPr>
            <w:rFonts w:ascii="Helvetica Neue" w:hAnsi="Helvetica Neue" w:cs="Helvetica Neue"/>
            <w:sz w:val="20"/>
            <w:szCs w:val="20"/>
          </w:rPr>
          <w:t xml:space="preserve">a </w:t>
        </w:r>
      </w:ins>
      <w:ins w:id="93" w:author="Ben" w:date="2014-04-12T13:26:00Z">
        <w:r>
          <w:rPr>
            <w:rFonts w:ascii="Helvetica Neue" w:hAnsi="Helvetica Neue" w:cs="Helvetica Neue"/>
            <w:sz w:val="20"/>
            <w:szCs w:val="20"/>
          </w:rPr>
          <w:t>single organization but a transparent mathematical</w:t>
        </w:r>
        <w:r w:rsidR="0027379E">
          <w:rPr>
            <w:rFonts w:ascii="Helvetica Neue" w:hAnsi="Helvetica Neue" w:cs="Helvetica Neue"/>
            <w:sz w:val="20"/>
            <w:szCs w:val="20"/>
          </w:rPr>
          <w:t xml:space="preserve"> algorithm. Total number of bit</w:t>
        </w:r>
        <w:r>
          <w:rPr>
            <w:rFonts w:ascii="Helvetica Neue" w:hAnsi="Helvetica Neue" w:cs="Helvetica Neue"/>
            <w:sz w:val="20"/>
            <w:szCs w:val="20"/>
          </w:rPr>
          <w:t>coins can be created is predictable</w:t>
        </w:r>
      </w:ins>
      <w:ins w:id="94" w:author="Ben" w:date="2014-04-12T13:37:00Z">
        <w:r w:rsidR="0027379E">
          <w:rPr>
            <w:rFonts w:ascii="Helvetica Neue" w:hAnsi="Helvetica Neue" w:cs="Helvetica Neue"/>
            <w:sz w:val="20"/>
            <w:szCs w:val="20"/>
          </w:rPr>
          <w:t xml:space="preserve"> and fixed</w:t>
        </w:r>
      </w:ins>
      <w:ins w:id="95" w:author="Ben" w:date="2014-04-12T13:26:00Z">
        <w:r>
          <w:rPr>
            <w:rFonts w:ascii="Helvetica Neue" w:hAnsi="Helvetica Neue" w:cs="Helvetica Neue"/>
            <w:sz w:val="20"/>
            <w:szCs w:val="20"/>
          </w:rPr>
          <w:t>. Moreover, Bitcoin is a P2P network and everyone who join</w:t>
        </w:r>
      </w:ins>
      <w:ins w:id="96" w:author="Ben" w:date="2014-04-12T13:37:00Z">
        <w:r w:rsidR="0027379E">
          <w:rPr>
            <w:rFonts w:ascii="Helvetica Neue" w:hAnsi="Helvetica Neue" w:cs="Helvetica Neue"/>
            <w:sz w:val="20"/>
            <w:szCs w:val="20"/>
          </w:rPr>
          <w:t>s</w:t>
        </w:r>
      </w:ins>
      <w:ins w:id="97" w:author="Ben" w:date="2014-04-12T13:26:00Z">
        <w:r>
          <w:rPr>
            <w:rFonts w:ascii="Helvetica Neue" w:hAnsi="Helvetica Neue" w:cs="Helvetica Neue"/>
            <w:sz w:val="20"/>
            <w:szCs w:val="20"/>
          </w:rPr>
          <w:t xml:space="preserve"> the network are involved to create bitcoin</w:t>
        </w:r>
      </w:ins>
      <w:ins w:id="98" w:author="Ben" w:date="2014-04-12T13:37:00Z">
        <w:r w:rsidR="0027379E">
          <w:rPr>
            <w:rFonts w:ascii="Helvetica Neue" w:hAnsi="Helvetica Neue" w:cs="Helvetica Neue"/>
            <w:sz w:val="20"/>
            <w:szCs w:val="20"/>
          </w:rPr>
          <w:t>s</w:t>
        </w:r>
      </w:ins>
      <w:ins w:id="99" w:author="Ben" w:date="2014-04-12T13:26:00Z">
        <w:r>
          <w:rPr>
            <w:rFonts w:ascii="Helvetica Neue" w:hAnsi="Helvetica Neue" w:cs="Helvetica Neue"/>
            <w:sz w:val="20"/>
            <w:szCs w:val="20"/>
          </w:rPr>
          <w:t xml:space="preserve"> and verify transactions. As a result, transaction fee is lower then that in traditional banks or even no transaction fee is required in bitcoin transactions.</w:t>
        </w:r>
      </w:ins>
    </w:p>
    <w:p w14:paraId="21311A0C"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100" w:author="Ben" w:date="2014-04-12T13:26:00Z"/>
          <w:rFonts w:ascii="Helvetica Neue" w:hAnsi="Helvetica Neue" w:cs="Helvetica Neue"/>
          <w:sz w:val="20"/>
          <w:szCs w:val="20"/>
        </w:rPr>
      </w:pPr>
    </w:p>
    <w:p w14:paraId="73C108FC" w14:textId="77777777" w:rsidR="001474C6" w:rsidRDefault="001474C6" w:rsidP="001474C6">
      <w:pPr>
        <w:widowControl w:val="0"/>
        <w:tabs>
          <w:tab w:val="left" w:pos="1800"/>
          <w:tab w:val="left" w:pos="3600"/>
          <w:tab w:val="left" w:pos="7920"/>
        </w:tabs>
        <w:autoSpaceDE w:val="0"/>
        <w:autoSpaceDN w:val="0"/>
        <w:adjustRightInd w:val="0"/>
        <w:spacing w:after="0" w:line="240" w:lineRule="auto"/>
        <w:rPr>
          <w:ins w:id="101" w:author="Ben" w:date="2014-04-12T13:26:00Z"/>
          <w:rFonts w:ascii="Helvetica Neue" w:hAnsi="Helvetica Neue" w:cs="Helvetica Neue"/>
          <w:b/>
          <w:bCs/>
          <w:color w:val="1291CE"/>
          <w:spacing w:val="-4"/>
          <w:kern w:val="1"/>
          <w:sz w:val="32"/>
          <w:szCs w:val="32"/>
        </w:rPr>
      </w:pPr>
      <w:ins w:id="102" w:author="Ben" w:date="2014-04-12T13:26:00Z">
        <w:r>
          <w:rPr>
            <w:rFonts w:ascii="Helvetica Neue" w:hAnsi="Helvetica Neue" w:cs="Helvetica Neue"/>
            <w:b/>
            <w:bCs/>
            <w:color w:val="1291CE"/>
            <w:spacing w:val="-4"/>
            <w:kern w:val="1"/>
            <w:sz w:val="32"/>
            <w:szCs w:val="32"/>
          </w:rPr>
          <w:t>Anonymity</w:t>
        </w:r>
      </w:ins>
    </w:p>
    <w:p w14:paraId="4F82A874" w14:textId="709ACB78"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103" w:author="Ben" w:date="2014-04-12T13:26:00Z"/>
          <w:rFonts w:ascii="Helvetica Neue" w:hAnsi="Helvetica Neue" w:cs="Helvetica Neue"/>
          <w:sz w:val="20"/>
          <w:szCs w:val="20"/>
        </w:rPr>
      </w:pPr>
      <w:ins w:id="104" w:author="Ben" w:date="2014-04-12T13:26:00Z">
        <w:r>
          <w:rPr>
            <w:rFonts w:ascii="Helvetica Neue" w:hAnsi="Helvetica Neue" w:cs="Helvetica Neue"/>
            <w:sz w:val="20"/>
            <w:szCs w:val="20"/>
          </w:rPr>
          <w:t xml:space="preserve">Many people have a big concern on privacy, especially in this digital age. </w:t>
        </w:r>
      </w:ins>
      <w:ins w:id="105" w:author="Ben" w:date="2014-04-12T13:39:00Z">
        <w:r w:rsidR="0027379E">
          <w:rPr>
            <w:rFonts w:ascii="Helvetica Neue" w:hAnsi="Helvetica Neue" w:cs="Helvetica Neue"/>
            <w:sz w:val="20"/>
            <w:szCs w:val="20"/>
          </w:rPr>
          <w:t>Nowadays, w</w:t>
        </w:r>
      </w:ins>
      <w:ins w:id="106" w:author="Ben" w:date="2014-04-12T13:26:00Z">
        <w:r>
          <w:rPr>
            <w:rFonts w:ascii="Helvetica Neue" w:hAnsi="Helvetica Neue" w:cs="Helvetica Neue"/>
            <w:sz w:val="20"/>
            <w:szCs w:val="20"/>
          </w:rPr>
          <w:t>e have to provide our personal information in order to create a bank account to do</w:t>
        </w:r>
      </w:ins>
      <w:ins w:id="107" w:author="Ben" w:date="2014-04-12T13:38:00Z">
        <w:r w:rsidR="0027379E">
          <w:rPr>
            <w:rFonts w:ascii="Helvetica Neue" w:hAnsi="Helvetica Neue" w:cs="Helvetica Neue"/>
            <w:sz w:val="20"/>
            <w:szCs w:val="20"/>
          </w:rPr>
          <w:t xml:space="preserve"> traditional money</w:t>
        </w:r>
      </w:ins>
      <w:ins w:id="108" w:author="Ben" w:date="2014-04-12T13:26:00Z">
        <w:r>
          <w:rPr>
            <w:rFonts w:ascii="Helvetica Neue" w:hAnsi="Helvetica Neue" w:cs="Helvetica Neue"/>
            <w:sz w:val="20"/>
            <w:szCs w:val="20"/>
          </w:rPr>
          <w:t xml:space="preserve"> transaction</w:t>
        </w:r>
      </w:ins>
      <w:ins w:id="109" w:author="Ben" w:date="2014-04-12T13:38:00Z">
        <w:r w:rsidR="0027379E">
          <w:rPr>
            <w:rFonts w:ascii="Helvetica Neue" w:hAnsi="Helvetica Neue" w:cs="Helvetica Neue"/>
            <w:sz w:val="20"/>
            <w:szCs w:val="20"/>
          </w:rPr>
          <w:t>s via banking system</w:t>
        </w:r>
      </w:ins>
      <w:ins w:id="110" w:author="Ben" w:date="2014-04-12T13:26:00Z">
        <w:r>
          <w:rPr>
            <w:rFonts w:ascii="Helvetica Neue" w:hAnsi="Helvetica Neue" w:cs="Helvetica Neue"/>
            <w:sz w:val="20"/>
            <w:szCs w:val="20"/>
          </w:rPr>
          <w:t>. As a result, the true identity behind the transaction is traceable by banks or even the government.</w:t>
        </w:r>
      </w:ins>
    </w:p>
    <w:p w14:paraId="62853C2F"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111" w:author="Ben" w:date="2014-04-12T13:26:00Z"/>
          <w:rFonts w:ascii="Helvetica Neue" w:hAnsi="Helvetica Neue" w:cs="Helvetica Neue"/>
          <w:sz w:val="20"/>
          <w:szCs w:val="20"/>
        </w:rPr>
      </w:pPr>
    </w:p>
    <w:p w14:paraId="2C62D34F" w14:textId="51051DA8"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112" w:author="Ben" w:date="2014-04-12T13:26:00Z"/>
          <w:rFonts w:ascii="Helvetica Neue" w:hAnsi="Helvetica Neue" w:cs="Helvetica Neue"/>
          <w:sz w:val="20"/>
          <w:szCs w:val="20"/>
        </w:rPr>
      </w:pPr>
      <w:ins w:id="113" w:author="Ben" w:date="2014-04-12T13:26:00Z">
        <w:r>
          <w:rPr>
            <w:rFonts w:ascii="Helvetica Neue" w:hAnsi="Helvetica Neue" w:cs="Helvetica Neue"/>
            <w:sz w:val="20"/>
            <w:szCs w:val="20"/>
          </w:rPr>
          <w:t>The creator of bitcoin understands the privacy issue</w:t>
        </w:r>
      </w:ins>
      <w:ins w:id="114" w:author="Ben" w:date="2014-04-12T13:39:00Z">
        <w:r w:rsidR="0027379E">
          <w:rPr>
            <w:rFonts w:ascii="Helvetica Neue" w:hAnsi="Helvetica Neue" w:cs="Helvetica Neue"/>
            <w:sz w:val="20"/>
            <w:szCs w:val="20"/>
          </w:rPr>
          <w:t xml:space="preserve"> of traditional way of money transactions</w:t>
        </w:r>
      </w:ins>
      <w:ins w:id="115" w:author="Ben" w:date="2014-04-12T13:26:00Z">
        <w:r>
          <w:rPr>
            <w:rFonts w:ascii="Helvetica Neue" w:hAnsi="Helvetica Neue" w:cs="Helvetica Neue"/>
            <w:sz w:val="20"/>
            <w:szCs w:val="20"/>
          </w:rPr>
          <w:t>. Therefore, transaction</w:t>
        </w:r>
      </w:ins>
      <w:ins w:id="116" w:author="Ben" w:date="2014-04-12T13:39:00Z">
        <w:r w:rsidR="0027379E">
          <w:rPr>
            <w:rFonts w:ascii="Helvetica Neue" w:hAnsi="Helvetica Neue" w:cs="Helvetica Neue"/>
            <w:sz w:val="20"/>
            <w:szCs w:val="20"/>
          </w:rPr>
          <w:t>s</w:t>
        </w:r>
      </w:ins>
      <w:ins w:id="117" w:author="Ben" w:date="2014-04-12T13:26:00Z">
        <w:r>
          <w:rPr>
            <w:rFonts w:ascii="Helvetica Neue" w:hAnsi="Helvetica Neue" w:cs="Helvetica Neue"/>
            <w:sz w:val="20"/>
            <w:szCs w:val="20"/>
          </w:rPr>
          <w:t xml:space="preserve"> using Bitcoin can be done </w:t>
        </w:r>
        <w:r w:rsidR="0027379E">
          <w:rPr>
            <w:rFonts w:ascii="Helvetica Neue" w:hAnsi="Helvetica Neue" w:cs="Helvetica Neue"/>
            <w:sz w:val="20"/>
            <w:szCs w:val="20"/>
          </w:rPr>
          <w:t>anonymously. This does not mean</w:t>
        </w:r>
        <w:r>
          <w:rPr>
            <w:rFonts w:ascii="Helvetica Neue" w:hAnsi="Helvetica Neue" w:cs="Helvetica Neue"/>
            <w:sz w:val="20"/>
            <w:szCs w:val="20"/>
          </w:rPr>
          <w:t xml:space="preserve"> that all the details of transaction will not be disclosed. In fact, transaction records of bitcoin are public and easy to be traced. </w:t>
        </w:r>
        <w:r>
          <w:rPr>
            <w:rFonts w:ascii="Helvetica Neue" w:hAnsi="Helvetica Neue" w:cs="Helvetica Neue"/>
            <w:sz w:val="20"/>
            <w:szCs w:val="20"/>
          </w:rPr>
          <w:lastRenderedPageBreak/>
          <w:t>For example, we can check bitcoin transaction and block generation record</w:t>
        </w:r>
      </w:ins>
      <w:ins w:id="118" w:author="Ben" w:date="2014-04-12T13:40:00Z">
        <w:r w:rsidR="0027379E">
          <w:rPr>
            <w:rFonts w:ascii="Helvetica Neue" w:hAnsi="Helvetica Neue" w:cs="Helvetica Neue"/>
            <w:sz w:val="20"/>
            <w:szCs w:val="20"/>
          </w:rPr>
          <w:t>s</w:t>
        </w:r>
      </w:ins>
      <w:ins w:id="119" w:author="Ben" w:date="2014-04-12T13:26:00Z">
        <w:r>
          <w:rPr>
            <w:rFonts w:ascii="Helvetica Neue" w:hAnsi="Helvetica Neue" w:cs="Helvetica Neue"/>
            <w:sz w:val="20"/>
            <w:szCs w:val="20"/>
          </w:rPr>
          <w:t xml:space="preserve"> on website such as </w:t>
        </w:r>
        <w:r>
          <w:rPr>
            <w:rFonts w:ascii="Helvetica Neue" w:hAnsi="Helvetica Neue" w:cs="Helvetica Neue"/>
            <w:sz w:val="20"/>
            <w:szCs w:val="20"/>
          </w:rPr>
          <w:fldChar w:fldCharType="begin"/>
        </w:r>
        <w:r>
          <w:rPr>
            <w:rFonts w:ascii="Helvetica Neue" w:hAnsi="Helvetica Neue" w:cs="Helvetica Neue"/>
            <w:sz w:val="20"/>
            <w:szCs w:val="20"/>
          </w:rPr>
          <w:instrText>HYPERLINK "http://blockexplorer.com"</w:instrText>
        </w:r>
        <w:r>
          <w:rPr>
            <w:rFonts w:ascii="Helvetica Neue" w:hAnsi="Helvetica Neue" w:cs="Helvetica Neue"/>
            <w:sz w:val="20"/>
            <w:szCs w:val="20"/>
          </w:rPr>
          <w:fldChar w:fldCharType="separate"/>
        </w:r>
        <w:r>
          <w:rPr>
            <w:rFonts w:ascii="Helvetica Neue" w:hAnsi="Helvetica Neue" w:cs="Helvetica Neue"/>
            <w:sz w:val="20"/>
            <w:szCs w:val="20"/>
            <w:u w:val="single"/>
          </w:rPr>
          <w:t>blockexplorer.com</w:t>
        </w:r>
        <w:r>
          <w:rPr>
            <w:rFonts w:ascii="Helvetica Neue" w:hAnsi="Helvetica Neue" w:cs="Helvetica Neue"/>
            <w:sz w:val="20"/>
            <w:szCs w:val="20"/>
          </w:rPr>
          <w:fldChar w:fldCharType="end"/>
        </w:r>
        <w:r>
          <w:rPr>
            <w:rFonts w:ascii="Helvetica Neue" w:hAnsi="Helvetica Neue" w:cs="Helvetica Neue"/>
            <w:sz w:val="20"/>
            <w:szCs w:val="20"/>
          </w:rPr>
          <w:t xml:space="preserve"> and blockchain.info. Although the transaction records are public, we cannot know the true identity of the parties involved in the transaction if they created a new bitcoin wallet only for that transaction. In this way, Bitcoin network can safeguard user’s personal information.</w:t>
        </w:r>
      </w:ins>
    </w:p>
    <w:p w14:paraId="66513751" w14:textId="77777777" w:rsidR="001474C6" w:rsidRDefault="001474C6" w:rsidP="001474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88" w:lineRule="auto"/>
        <w:rPr>
          <w:ins w:id="120" w:author="Ben" w:date="2014-04-12T13:26:00Z"/>
          <w:rFonts w:ascii="Helvetica Neue" w:hAnsi="Helvetica Neue" w:cs="Helvetica Neue"/>
          <w:sz w:val="20"/>
          <w:szCs w:val="20"/>
        </w:rPr>
      </w:pPr>
    </w:p>
    <w:p w14:paraId="01034D3F" w14:textId="008C2CF0" w:rsidR="00F614FD" w:rsidRPr="00453FA1" w:rsidDel="004E23D3" w:rsidRDefault="00F614FD" w:rsidP="00453FA1">
      <w:pPr>
        <w:widowControl w:val="0"/>
        <w:tabs>
          <w:tab w:val="left" w:pos="1800"/>
          <w:tab w:val="left" w:pos="3600"/>
          <w:tab w:val="left" w:pos="7920"/>
        </w:tabs>
        <w:autoSpaceDE w:val="0"/>
        <w:autoSpaceDN w:val="0"/>
        <w:adjustRightInd w:val="0"/>
        <w:spacing w:after="0" w:line="240" w:lineRule="auto"/>
        <w:rPr>
          <w:ins w:id="121" w:author="Tom Tam" w:date="2014-04-12T01:33:00Z"/>
          <w:del w:id="122" w:author="Ben" w:date="2014-04-12T13:40:00Z"/>
          <w:rFonts w:ascii="Helvetica Neue" w:hAnsi="Helvetica Neue" w:cs="Helvetica Neue"/>
          <w:b/>
          <w:bCs/>
          <w:color w:val="1291CE"/>
          <w:spacing w:val="-4"/>
          <w:kern w:val="1"/>
          <w:sz w:val="32"/>
          <w:szCs w:val="32"/>
          <w:rPrChange w:id="123" w:author="德怡 賴" w:date="2014-04-24T11:10:00Z">
            <w:rPr>
              <w:ins w:id="124" w:author="Tom Tam" w:date="2014-04-12T01:33:00Z"/>
              <w:del w:id="125" w:author="Ben" w:date="2014-04-12T13:40:00Z"/>
            </w:rPr>
          </w:rPrChange>
        </w:rPr>
        <w:pPrChange w:id="126" w:author="德怡 賴" w:date="2014-04-24T11:10:00Z">
          <w:pPr>
            <w:pStyle w:val="Heading2"/>
          </w:pPr>
        </w:pPrChange>
      </w:pPr>
      <w:ins w:id="127" w:author="Tom Tam" w:date="2014-04-12T01:33:00Z">
        <w:del w:id="128" w:author="Ben" w:date="2014-04-12T13:40:00Z">
          <w:r w:rsidRPr="00453FA1" w:rsidDel="004E23D3">
            <w:rPr>
              <w:rFonts w:ascii="Helvetica Neue" w:hAnsi="Helvetica Neue" w:cs="Helvetica Neue"/>
              <w:b/>
              <w:bCs/>
              <w:color w:val="1291CE"/>
              <w:spacing w:val="-4"/>
              <w:kern w:val="1"/>
              <w:sz w:val="32"/>
              <w:szCs w:val="32"/>
              <w:rPrChange w:id="129" w:author="德怡 賴" w:date="2014-04-24T11:10:00Z">
                <w:rPr/>
              </w:rPrChange>
            </w:rPr>
            <w:delText>Bitcoin Advantages</w:delText>
          </w:r>
        </w:del>
      </w:ins>
    </w:p>
    <w:p w14:paraId="76B70A1A" w14:textId="74722FBA" w:rsidR="00F614FD" w:rsidRPr="00453FA1" w:rsidDel="004E23D3" w:rsidRDefault="00F614FD" w:rsidP="00453FA1">
      <w:pPr>
        <w:widowControl w:val="0"/>
        <w:tabs>
          <w:tab w:val="left" w:pos="1800"/>
          <w:tab w:val="left" w:pos="3600"/>
          <w:tab w:val="left" w:pos="7920"/>
        </w:tabs>
        <w:autoSpaceDE w:val="0"/>
        <w:autoSpaceDN w:val="0"/>
        <w:adjustRightInd w:val="0"/>
        <w:spacing w:after="0" w:line="240" w:lineRule="auto"/>
        <w:rPr>
          <w:ins w:id="130" w:author="Tom Tam" w:date="2014-04-12T01:34:00Z"/>
          <w:del w:id="131" w:author="Ben" w:date="2014-04-12T13:40:00Z"/>
          <w:rFonts w:ascii="Helvetica Neue" w:hAnsi="Helvetica Neue" w:cs="Helvetica Neue"/>
          <w:b/>
          <w:bCs/>
          <w:color w:val="1291CE"/>
          <w:spacing w:val="-4"/>
          <w:kern w:val="1"/>
          <w:sz w:val="32"/>
          <w:szCs w:val="32"/>
          <w:rPrChange w:id="132" w:author="德怡 賴" w:date="2014-04-24T11:10:00Z">
            <w:rPr>
              <w:ins w:id="133" w:author="Tom Tam" w:date="2014-04-12T01:34:00Z"/>
              <w:del w:id="134" w:author="Ben" w:date="2014-04-12T13:40:00Z"/>
            </w:rPr>
          </w:rPrChange>
        </w:rPr>
        <w:pPrChange w:id="135" w:author="德怡 賴" w:date="2014-04-24T11:10:00Z">
          <w:pPr>
            <w:pStyle w:val="Heading2"/>
          </w:pPr>
        </w:pPrChange>
      </w:pPr>
      <w:ins w:id="136" w:author="Tom Tam" w:date="2014-04-12T01:34:00Z">
        <w:del w:id="137" w:author="Ben" w:date="2014-04-12T13:40:00Z">
          <w:r w:rsidRPr="00453FA1" w:rsidDel="004E23D3">
            <w:rPr>
              <w:rFonts w:ascii="Helvetica Neue" w:hAnsi="Helvetica Neue" w:cs="Helvetica Neue"/>
              <w:b/>
              <w:bCs/>
              <w:color w:val="1291CE"/>
              <w:spacing w:val="-4"/>
              <w:kern w:val="1"/>
              <w:sz w:val="32"/>
              <w:szCs w:val="32"/>
              <w:rPrChange w:id="138" w:author="德怡 賴" w:date="2014-04-24T11:10:00Z">
                <w:rPr/>
              </w:rPrChange>
            </w:rPr>
            <w:delText>Decentralize</w:delText>
          </w:r>
        </w:del>
      </w:ins>
    </w:p>
    <w:p w14:paraId="670B8BB1" w14:textId="56CC0850" w:rsidR="00F614FD" w:rsidRPr="00453FA1" w:rsidDel="004E23D3" w:rsidRDefault="00F614FD" w:rsidP="00453FA1">
      <w:pPr>
        <w:widowControl w:val="0"/>
        <w:tabs>
          <w:tab w:val="left" w:pos="1800"/>
          <w:tab w:val="left" w:pos="3600"/>
          <w:tab w:val="left" w:pos="7920"/>
        </w:tabs>
        <w:autoSpaceDE w:val="0"/>
        <w:autoSpaceDN w:val="0"/>
        <w:adjustRightInd w:val="0"/>
        <w:spacing w:after="0" w:line="240" w:lineRule="auto"/>
        <w:rPr>
          <w:ins w:id="139" w:author="Tom Tam" w:date="2014-04-12T01:34:00Z"/>
          <w:del w:id="140" w:author="Ben" w:date="2014-04-12T13:40:00Z"/>
          <w:rFonts w:ascii="Helvetica Neue" w:hAnsi="Helvetica Neue" w:cs="Helvetica Neue"/>
          <w:b/>
          <w:bCs/>
          <w:color w:val="1291CE"/>
          <w:spacing w:val="-4"/>
          <w:kern w:val="1"/>
          <w:sz w:val="32"/>
          <w:szCs w:val="32"/>
          <w:rPrChange w:id="141" w:author="德怡 賴" w:date="2014-04-24T11:10:00Z">
            <w:rPr>
              <w:ins w:id="142" w:author="Tom Tam" w:date="2014-04-12T01:34:00Z"/>
              <w:del w:id="143" w:author="Ben" w:date="2014-04-12T13:40:00Z"/>
            </w:rPr>
          </w:rPrChange>
        </w:rPr>
        <w:pPrChange w:id="144" w:author="德怡 賴" w:date="2014-04-24T11:10:00Z">
          <w:pPr>
            <w:pStyle w:val="Heading2"/>
          </w:pPr>
        </w:pPrChange>
      </w:pPr>
      <w:ins w:id="145" w:author="Tom Tam" w:date="2014-04-12T01:34:00Z">
        <w:del w:id="146" w:author="Ben" w:date="2014-04-12T13:40:00Z">
          <w:r w:rsidRPr="00453FA1" w:rsidDel="004E23D3">
            <w:rPr>
              <w:rFonts w:ascii="Helvetica Neue" w:hAnsi="Helvetica Neue" w:cs="Helvetica Neue"/>
              <w:b/>
              <w:bCs/>
              <w:color w:val="1291CE"/>
              <w:spacing w:val="-4"/>
              <w:kern w:val="1"/>
              <w:sz w:val="32"/>
              <w:szCs w:val="32"/>
              <w:rPrChange w:id="147" w:author="德怡 賴" w:date="2014-04-24T11:10:00Z">
                <w:rPr/>
              </w:rPrChange>
            </w:rPr>
            <w:delText>Anonymity</w:delText>
          </w:r>
        </w:del>
      </w:ins>
    </w:p>
    <w:p w14:paraId="40FB019B" w14:textId="77777777" w:rsidR="00F614FD" w:rsidRPr="00453FA1" w:rsidRDefault="00F614FD" w:rsidP="00453FA1">
      <w:pPr>
        <w:widowControl w:val="0"/>
        <w:tabs>
          <w:tab w:val="left" w:pos="1800"/>
          <w:tab w:val="left" w:pos="3600"/>
          <w:tab w:val="left" w:pos="7920"/>
        </w:tabs>
        <w:autoSpaceDE w:val="0"/>
        <w:autoSpaceDN w:val="0"/>
        <w:adjustRightInd w:val="0"/>
        <w:spacing w:after="0" w:line="240" w:lineRule="auto"/>
        <w:rPr>
          <w:ins w:id="148" w:author="Tom Tam" w:date="2014-04-12T01:34:00Z"/>
          <w:rFonts w:ascii="Helvetica Neue" w:hAnsi="Helvetica Neue" w:cs="Helvetica Neue"/>
          <w:b/>
          <w:bCs/>
          <w:color w:val="1291CE"/>
          <w:spacing w:val="-4"/>
          <w:kern w:val="1"/>
          <w:sz w:val="32"/>
          <w:szCs w:val="32"/>
          <w:rPrChange w:id="149" w:author="德怡 賴" w:date="2014-04-24T11:10:00Z">
            <w:rPr>
              <w:ins w:id="150" w:author="Tom Tam" w:date="2014-04-12T01:34:00Z"/>
            </w:rPr>
          </w:rPrChange>
        </w:rPr>
        <w:pPrChange w:id="151" w:author="德怡 賴" w:date="2014-04-24T11:10:00Z">
          <w:pPr>
            <w:pStyle w:val="Heading2"/>
          </w:pPr>
        </w:pPrChange>
      </w:pPr>
      <w:ins w:id="152" w:author="Tom Tam" w:date="2014-04-12T01:34:00Z">
        <w:r w:rsidRPr="00453FA1">
          <w:rPr>
            <w:rFonts w:ascii="Helvetica Neue" w:hAnsi="Helvetica Neue" w:cs="Helvetica Neue"/>
            <w:b/>
            <w:bCs/>
            <w:color w:val="1291CE"/>
            <w:spacing w:val="-4"/>
            <w:kern w:val="1"/>
            <w:sz w:val="32"/>
            <w:szCs w:val="32"/>
            <w:rPrChange w:id="153" w:author="德怡 賴" w:date="2014-04-24T11:10:00Z">
              <w:rPr/>
            </w:rPrChange>
          </w:rPr>
          <w:t>Trust</w:t>
        </w:r>
      </w:ins>
    </w:p>
    <w:p w14:paraId="78797E42" w14:textId="77777777" w:rsidR="00F614FD" w:rsidRPr="00036A0E" w:rsidRDefault="00F614FD">
      <w:pPr>
        <w:rPr>
          <w:ins w:id="154" w:author="Tom Tam" w:date="2014-04-12T01:45:00Z"/>
        </w:rPr>
        <w:pPrChange w:id="155" w:author="Tom Tam" w:date="2014-04-12T01:52:00Z">
          <w:pPr>
            <w:pStyle w:val="Heading2"/>
          </w:pPr>
        </w:pPrChange>
      </w:pPr>
      <w:ins w:id="156" w:author="Tom Tam" w:date="2014-04-12T01:40:00Z">
        <w:r w:rsidRPr="004C1826">
          <w:t>Beside the</w:t>
        </w:r>
      </w:ins>
      <w:ins w:id="157" w:author="Tom Tam" w:date="2014-04-12T01:38:00Z">
        <w:r w:rsidRPr="004C1826">
          <w:t xml:space="preserve"> privacy issue, </w:t>
        </w:r>
      </w:ins>
      <w:ins w:id="158" w:author="Tom Tam" w:date="2014-04-12T01:37:00Z">
        <w:r w:rsidRPr="004C1826">
          <w:t>traditional currency</w:t>
        </w:r>
        <w:r w:rsidRPr="00036A0E">
          <w:t xml:space="preserve"> </w:t>
        </w:r>
      </w:ins>
      <w:ins w:id="159" w:author="Tom Tam" w:date="2014-04-12T01:38:00Z">
        <w:r w:rsidRPr="006873E7">
          <w:t xml:space="preserve">also have </w:t>
        </w:r>
      </w:ins>
      <w:ins w:id="160" w:author="Tom Tam" w:date="2014-04-12T01:40:00Z">
        <w:r w:rsidRPr="006873E7">
          <w:t xml:space="preserve">a problem of trust. People can </w:t>
        </w:r>
        <w:r w:rsidR="00753DE4" w:rsidRPr="006873E7">
          <w:t xml:space="preserve">only have a blind </w:t>
        </w:r>
        <w:r w:rsidRPr="006873E7">
          <w:t xml:space="preserve">trust </w:t>
        </w:r>
        <w:r w:rsidR="00753DE4" w:rsidRPr="006873E7">
          <w:t>to the law of the</w:t>
        </w:r>
      </w:ins>
      <w:ins w:id="161" w:author="Tom Tam" w:date="2014-04-12T01:41:00Z">
        <w:r w:rsidR="00753DE4" w:rsidRPr="006873E7">
          <w:t xml:space="preserve"> </w:t>
        </w:r>
        <w:r w:rsidR="00753DE4" w:rsidRPr="00ED7ACE">
          <w:t>country</w:t>
        </w:r>
        <w:r w:rsidR="00753DE4" w:rsidRPr="001474C6">
          <w:t xml:space="preserve"> or particular country. Those currency</w:t>
        </w:r>
      </w:ins>
      <w:ins w:id="162" w:author="Tom Tam" w:date="2014-04-12T01:43:00Z">
        <w:r w:rsidR="00753DE4" w:rsidRPr="001474C6">
          <w:t xml:space="preserve"> may lose efficacy if the country is </w:t>
        </w:r>
        <w:r w:rsidR="00753DE4" w:rsidRPr="00F71A8D">
          <w:rPr>
            <w:rFonts w:cs="Arial"/>
            <w:color w:val="000000"/>
            <w:sz w:val="20"/>
            <w:szCs w:val="20"/>
            <w:shd w:val="clear" w:color="auto" w:fill="FFFFFF"/>
            <w:rPrChange w:id="163" w:author="Tom Tam" w:date="2014-04-12T02:13:00Z">
              <w:rPr>
                <w:rFonts w:ascii="Arial" w:hAnsi="Arial" w:cs="Arial"/>
                <w:color w:val="000000"/>
                <w:sz w:val="20"/>
                <w:szCs w:val="20"/>
                <w:shd w:val="clear" w:color="auto" w:fill="FFFFFF"/>
              </w:rPr>
            </w:rPrChange>
          </w:rPr>
          <w:t>bankrupted.</w:t>
        </w:r>
      </w:ins>
      <w:ins w:id="164" w:author="Tom Tam" w:date="2014-04-12T01:44:00Z">
        <w:r w:rsidR="00753DE4" w:rsidRPr="00F71A8D">
          <w:rPr>
            <w:rFonts w:cs="Arial"/>
            <w:color w:val="000000"/>
            <w:sz w:val="20"/>
            <w:szCs w:val="20"/>
            <w:shd w:val="clear" w:color="auto" w:fill="FFFFFF"/>
            <w:rPrChange w:id="165" w:author="Tom Tam" w:date="2014-04-12T02:13:00Z">
              <w:rPr>
                <w:rFonts w:ascii="Arial" w:hAnsi="Arial" w:cs="Arial"/>
                <w:color w:val="000000"/>
                <w:sz w:val="20"/>
                <w:szCs w:val="20"/>
                <w:shd w:val="clear" w:color="auto" w:fill="FFFFFF"/>
              </w:rPr>
            </w:rPrChange>
          </w:rPr>
          <w:t xml:space="preserve"> Bitcoin used a new trust model, trust-by-computation.</w:t>
        </w:r>
      </w:ins>
      <w:ins w:id="166" w:author="Tom Tam" w:date="2014-04-12T01:45:00Z">
        <w:r w:rsidR="00753DE4" w:rsidRPr="004C1826">
          <w:t xml:space="preserve"> In this model, </w:t>
        </w:r>
        <w:r w:rsidR="00753DE4" w:rsidRPr="00F71A8D">
          <w:rPr>
            <w:rFonts w:cs="Arial"/>
            <w:color w:val="000000"/>
            <w:sz w:val="20"/>
            <w:szCs w:val="20"/>
            <w:shd w:val="clear" w:color="auto" w:fill="FFFFFF"/>
            <w:rPrChange w:id="167" w:author="Tom Tam" w:date="2014-04-12T02:13:00Z">
              <w:rPr>
                <w:rFonts w:ascii="Arial" w:hAnsi="Arial" w:cs="Arial"/>
                <w:color w:val="000000"/>
                <w:sz w:val="20"/>
                <w:szCs w:val="20"/>
                <w:shd w:val="clear" w:color="auto" w:fill="FFFFFF"/>
              </w:rPr>
            </w:rPrChange>
          </w:rPr>
          <w:t>no one actor is trusted, and no one needs to be trusted. There is no central authority or trusted third party in a distributed consensus network.</w:t>
        </w:r>
      </w:ins>
      <w:ins w:id="168" w:author="Tom Tam" w:date="2014-04-12T01:43:00Z">
        <w:r w:rsidR="00753DE4" w:rsidRPr="004C1826">
          <w:t xml:space="preserve"> </w:t>
        </w:r>
      </w:ins>
      <w:ins w:id="169" w:author="Tom Tam" w:date="2014-04-12T01:45:00Z">
        <w:r w:rsidR="00753DE4" w:rsidRPr="004C1826">
          <w:t>Trust is ensured by requiring participants to demonstrate proof-of-work, by solving a computationally difficult problem</w:t>
        </w:r>
      </w:ins>
    </w:p>
    <w:p w14:paraId="67ED99D8" w14:textId="77777777" w:rsidR="00753DE4" w:rsidRPr="006873E7" w:rsidRDefault="00753DE4">
      <w:pPr>
        <w:rPr>
          <w:ins w:id="170" w:author="Tom Tam" w:date="2014-04-12T01:37:00Z"/>
        </w:rPr>
        <w:pPrChange w:id="171" w:author="Tom Tam" w:date="2014-04-12T01:45:00Z">
          <w:pPr>
            <w:pStyle w:val="Heading2"/>
          </w:pPr>
        </w:pPrChange>
      </w:pPr>
    </w:p>
    <w:p w14:paraId="2133D4A7" w14:textId="77777777" w:rsidR="00F614FD" w:rsidRPr="00453FA1" w:rsidRDefault="00F614FD" w:rsidP="00453FA1">
      <w:pPr>
        <w:widowControl w:val="0"/>
        <w:tabs>
          <w:tab w:val="left" w:pos="1800"/>
          <w:tab w:val="left" w:pos="3600"/>
          <w:tab w:val="left" w:pos="7920"/>
        </w:tabs>
        <w:autoSpaceDE w:val="0"/>
        <w:autoSpaceDN w:val="0"/>
        <w:adjustRightInd w:val="0"/>
        <w:spacing w:after="0" w:line="240" w:lineRule="auto"/>
        <w:rPr>
          <w:ins w:id="172" w:author="Tom Tam" w:date="2014-04-12T01:45:00Z"/>
          <w:rFonts w:ascii="Helvetica Neue" w:hAnsi="Helvetica Neue" w:cs="Helvetica Neue"/>
          <w:b/>
          <w:bCs/>
          <w:color w:val="1291CE"/>
          <w:spacing w:val="-4"/>
          <w:kern w:val="1"/>
          <w:sz w:val="32"/>
          <w:szCs w:val="32"/>
          <w:rPrChange w:id="173" w:author="德怡 賴" w:date="2014-04-24T11:10:00Z">
            <w:rPr>
              <w:ins w:id="174" w:author="Tom Tam" w:date="2014-04-12T01:45:00Z"/>
            </w:rPr>
          </w:rPrChange>
        </w:rPr>
        <w:pPrChange w:id="175" w:author="德怡 賴" w:date="2014-04-24T11:10:00Z">
          <w:pPr>
            <w:pStyle w:val="Heading2"/>
          </w:pPr>
        </w:pPrChange>
      </w:pPr>
      <w:ins w:id="176" w:author="Tom Tam" w:date="2014-04-12T01:34:00Z">
        <w:r w:rsidRPr="00453FA1">
          <w:rPr>
            <w:rFonts w:ascii="Helvetica Neue" w:hAnsi="Helvetica Neue" w:cs="Helvetica Neue"/>
            <w:b/>
            <w:bCs/>
            <w:color w:val="1291CE"/>
            <w:spacing w:val="-4"/>
            <w:kern w:val="1"/>
            <w:sz w:val="32"/>
            <w:szCs w:val="32"/>
            <w:rPrChange w:id="177" w:author="德怡 賴" w:date="2014-04-24T11:10:00Z">
              <w:rPr/>
            </w:rPrChange>
          </w:rPr>
          <w:t>Counterfeit banknotes</w:t>
        </w:r>
      </w:ins>
    </w:p>
    <w:p w14:paraId="5C71D4B2" w14:textId="77777777" w:rsidR="00753DE4" w:rsidRPr="00F71A8D" w:rsidRDefault="001C691D">
      <w:pPr>
        <w:rPr>
          <w:ins w:id="178" w:author="Tom Tam" w:date="2014-04-12T01:52:00Z"/>
        </w:rPr>
      </w:pPr>
      <w:ins w:id="179" w:author="Tom Tam" w:date="2014-04-12T01:48:00Z">
        <w:r w:rsidRPr="004C1826">
          <w:t>Traditional</w:t>
        </w:r>
      </w:ins>
      <w:ins w:id="180" w:author="Tom Tam" w:date="2014-04-12T01:46:00Z">
        <w:r w:rsidR="00753DE4" w:rsidRPr="004C1826">
          <w:t xml:space="preserve"> currency is protected by security features but no one can sure the security features haven’t been broke. If those</w:t>
        </w:r>
        <w:r w:rsidR="00753DE4" w:rsidRPr="00036A0E">
          <w:t xml:space="preserve"> </w:t>
        </w:r>
        <w:r w:rsidR="00753DE4" w:rsidRPr="006873E7">
          <w:t>security features</w:t>
        </w:r>
      </w:ins>
      <w:ins w:id="181" w:author="Tom Tam" w:date="2014-04-12T01:47:00Z">
        <w:r w:rsidR="00753DE4" w:rsidRPr="006873E7">
          <w:t xml:space="preserve"> is perfectly broke by someone, there is no method </w:t>
        </w:r>
        <w:r w:rsidR="00753DE4" w:rsidRPr="00ED7ACE">
          <w:t xml:space="preserve">to verify the </w:t>
        </w:r>
      </w:ins>
      <w:ins w:id="182" w:author="Tom Tam" w:date="2014-04-12T01:48:00Z">
        <w:r w:rsidR="00753DE4" w:rsidRPr="00F71A8D">
          <w:t xml:space="preserve">banknotes is </w:t>
        </w:r>
        <w:r w:rsidRPr="00F71A8D">
          <w:t xml:space="preserve">counterfeit or not. </w:t>
        </w:r>
      </w:ins>
      <w:ins w:id="183" w:author="Tom Tam" w:date="2014-04-12T01:49:00Z">
        <w:r w:rsidRPr="00F71A8D">
          <w:t>Bitcoin is protected by Bitcoin network. Every mined bitcoin has its own hash, the hash will submit to bitcoin network and verified by all node. And this give a way for us to back up our banknotes</w:t>
        </w:r>
      </w:ins>
      <w:ins w:id="184" w:author="Tom Tam" w:date="2014-04-12T01:50:00Z">
        <w:r w:rsidRPr="00F71A8D">
          <w:t xml:space="preserve"> ourselves. A traditional banknotes cannot be backup, we can’t make a </w:t>
        </w:r>
        <w:r w:rsidR="00320A09" w:rsidRPr="00F71A8D">
          <w:t xml:space="preserve">copy it, but </w:t>
        </w:r>
      </w:ins>
      <w:ins w:id="185" w:author="Tom Tam" w:date="2014-04-12T01:51:00Z">
        <w:r w:rsidR="00320A09" w:rsidRPr="00F71A8D">
          <w:t xml:space="preserve">we can backup </w:t>
        </w:r>
      </w:ins>
      <w:ins w:id="186" w:author="Tom Tam" w:date="2014-04-12T01:50:00Z">
        <w:r w:rsidR="00320A09" w:rsidRPr="00F71A8D">
          <w:t xml:space="preserve">bitcoin </w:t>
        </w:r>
      </w:ins>
      <w:ins w:id="187" w:author="Tom Tam" w:date="2014-04-12T01:51:00Z">
        <w:r w:rsidR="00320A09" w:rsidRPr="00F71A8D">
          <w:t xml:space="preserve">very easily as it is </w:t>
        </w:r>
      </w:ins>
      <w:ins w:id="188" w:author="Tom Tam" w:date="2014-04-12T01:52:00Z">
        <w:r w:rsidR="00320A09" w:rsidRPr="00F71A8D">
          <w:t>a digital currency.</w:t>
        </w:r>
      </w:ins>
    </w:p>
    <w:p w14:paraId="15F99C30" w14:textId="77777777" w:rsidR="0017756D" w:rsidRDefault="0017756D">
      <w:pPr>
        <w:rPr>
          <w:ins w:id="189" w:author="Tom Tam" w:date="2014-04-12T01:52:00Z"/>
        </w:rPr>
      </w:pPr>
    </w:p>
    <w:p w14:paraId="23E9AA04" w14:textId="77777777" w:rsidR="0017756D" w:rsidRPr="00453FA1" w:rsidRDefault="0017756D" w:rsidP="00453F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ins w:id="190" w:author="Tom Tam" w:date="2014-04-12T01:54:00Z"/>
          <w:rFonts w:ascii="Helvetica Neue" w:hAnsi="Helvetica Neue" w:cs="Helvetica Neue"/>
          <w:b/>
          <w:bCs/>
          <w:color w:val="FC2712"/>
          <w:spacing w:val="-5"/>
          <w:kern w:val="1"/>
          <w:sz w:val="48"/>
          <w:szCs w:val="48"/>
          <w:rPrChange w:id="191" w:author="德怡 賴" w:date="2014-04-24T11:11:00Z">
            <w:rPr>
              <w:ins w:id="192" w:author="Tom Tam" w:date="2014-04-12T01:54:00Z"/>
            </w:rPr>
          </w:rPrChange>
        </w:rPr>
        <w:pPrChange w:id="193" w:author="德怡 賴" w:date="2014-04-24T11:11:00Z">
          <w:pPr/>
        </w:pPrChange>
      </w:pPr>
      <w:ins w:id="194" w:author="Tom Tam" w:date="2014-04-12T01:52:00Z">
        <w:r w:rsidRPr="00453FA1">
          <w:rPr>
            <w:rFonts w:ascii="Helvetica Neue" w:hAnsi="Helvetica Neue" w:cs="Helvetica Neue"/>
            <w:b/>
            <w:bCs/>
            <w:color w:val="FC2712"/>
            <w:spacing w:val="-5"/>
            <w:kern w:val="1"/>
            <w:sz w:val="48"/>
            <w:szCs w:val="48"/>
            <w:rPrChange w:id="195" w:author="德怡 賴" w:date="2014-04-24T11:11:00Z">
              <w:rPr/>
            </w:rPrChange>
          </w:rPr>
          <w:t xml:space="preserve">Bitcoin </w:t>
        </w:r>
      </w:ins>
      <w:ins w:id="196" w:author="Tom Tam" w:date="2014-04-12T01:55:00Z">
        <w:r w:rsidRPr="00453FA1">
          <w:rPr>
            <w:rFonts w:ascii="Helvetica Neue" w:hAnsi="Helvetica Neue" w:cs="Helvetica Neue"/>
            <w:b/>
            <w:bCs/>
            <w:color w:val="FC2712"/>
            <w:spacing w:val="-5"/>
            <w:kern w:val="1"/>
            <w:sz w:val="48"/>
            <w:szCs w:val="48"/>
            <w:rPrChange w:id="197" w:author="德怡 賴" w:date="2014-04-24T11:11:00Z">
              <w:rPr/>
            </w:rPrChange>
          </w:rPr>
          <w:t>History</w:t>
        </w:r>
      </w:ins>
    </w:p>
    <w:p w14:paraId="562C275B" w14:textId="77777777" w:rsidR="0017756D" w:rsidRPr="00036A0E" w:rsidRDefault="0017756D">
      <w:pPr>
        <w:rPr>
          <w:ins w:id="198" w:author="Tom Tam" w:date="2014-04-12T02:02:00Z"/>
        </w:rPr>
      </w:pPr>
      <w:ins w:id="199" w:author="Tom Tam" w:date="2014-04-12T02:00:00Z">
        <w:r w:rsidRPr="004C1826">
          <w:t xml:space="preserve">Is bitcoin really so prefect? Bitcoin is </w:t>
        </w:r>
      </w:ins>
      <w:ins w:id="200" w:author="Tom Tam" w:date="2014-04-12T02:01:00Z">
        <w:r w:rsidRPr="004C1826">
          <w:t xml:space="preserve">invented by </w:t>
        </w:r>
      </w:ins>
      <w:ins w:id="201" w:author="Tom Tam" w:date="2014-04-12T02:00:00Z">
        <w:r w:rsidRPr="004C1826">
          <w:t xml:space="preserve">one people only. There must be </w:t>
        </w:r>
      </w:ins>
      <w:ins w:id="202" w:author="Tom Tam" w:date="2014-04-12T02:01:00Z">
        <w:r w:rsidRPr="004C1826">
          <w:t>something</w:t>
        </w:r>
      </w:ins>
      <w:ins w:id="203" w:author="Tom Tam" w:date="2014-04-12T02:00:00Z">
        <w:r w:rsidRPr="004C1826">
          <w:t xml:space="preserve"> he haven’t consider at the very beginning.</w:t>
        </w:r>
      </w:ins>
    </w:p>
    <w:p w14:paraId="76EEA7F8" w14:textId="77777777" w:rsidR="0017756D" w:rsidRPr="00453FA1" w:rsidRDefault="0017756D" w:rsidP="00453FA1">
      <w:pPr>
        <w:widowControl w:val="0"/>
        <w:tabs>
          <w:tab w:val="left" w:pos="1800"/>
          <w:tab w:val="left" w:pos="3600"/>
          <w:tab w:val="left" w:pos="7920"/>
        </w:tabs>
        <w:autoSpaceDE w:val="0"/>
        <w:autoSpaceDN w:val="0"/>
        <w:adjustRightInd w:val="0"/>
        <w:spacing w:after="0" w:line="240" w:lineRule="auto"/>
        <w:rPr>
          <w:ins w:id="204" w:author="Tom Tam" w:date="2014-04-12T02:02:00Z"/>
          <w:rFonts w:ascii="Helvetica Neue" w:hAnsi="Helvetica Neue" w:cs="Helvetica Neue"/>
          <w:b/>
          <w:bCs/>
          <w:color w:val="1291CE"/>
          <w:spacing w:val="-4"/>
          <w:kern w:val="1"/>
          <w:sz w:val="32"/>
          <w:szCs w:val="32"/>
          <w:rPrChange w:id="205" w:author="德怡 賴" w:date="2014-04-24T11:11:00Z">
            <w:rPr>
              <w:ins w:id="206" w:author="Tom Tam" w:date="2014-04-12T02:02:00Z"/>
            </w:rPr>
          </w:rPrChange>
        </w:rPr>
        <w:pPrChange w:id="207" w:author="德怡 賴" w:date="2014-04-24T11:11:00Z">
          <w:pPr/>
        </w:pPrChange>
      </w:pPr>
      <w:ins w:id="208" w:author="Tom Tam" w:date="2014-04-12T02:02:00Z">
        <w:r w:rsidRPr="00453FA1">
          <w:rPr>
            <w:rFonts w:ascii="Helvetica Neue" w:hAnsi="Helvetica Neue" w:cs="Helvetica Neue"/>
            <w:b/>
            <w:bCs/>
            <w:color w:val="1291CE"/>
            <w:spacing w:val="-4"/>
            <w:kern w:val="1"/>
            <w:sz w:val="32"/>
            <w:szCs w:val="32"/>
            <w:rPrChange w:id="209" w:author="德怡 賴" w:date="2014-04-24T11:11:00Z">
              <w:rPr/>
            </w:rPrChange>
          </w:rPr>
          <w:t>Technical issue</w:t>
        </w:r>
      </w:ins>
    </w:p>
    <w:p w14:paraId="3CAED419" w14:textId="77777777" w:rsidR="0017756D" w:rsidRDefault="0017756D">
      <w:pPr>
        <w:pStyle w:val="Heading3"/>
        <w:rPr>
          <w:ins w:id="210" w:author="Tom Tam" w:date="2014-04-12T02:00:00Z"/>
          <w:rStyle w:val="apple-converted-space"/>
          <w:rFonts w:ascii="Helvetica" w:hAnsi="Helvetica" w:cs="Helvetica"/>
          <w:color w:val="252525"/>
          <w:sz w:val="21"/>
          <w:szCs w:val="21"/>
          <w:shd w:val="clear" w:color="auto" w:fill="FFFFFF"/>
        </w:rPr>
        <w:pPrChange w:id="211" w:author="Tom Tam" w:date="2014-04-12T02:02:00Z">
          <w:pPr/>
        </w:pPrChange>
      </w:pPr>
      <w:ins w:id="212" w:author="Tom Tam" w:date="2014-04-12T01:54:00Z">
        <w:r>
          <w:t xml:space="preserve">Frist major </w:t>
        </w:r>
        <w:r>
          <w:rPr>
            <w:shd w:val="clear" w:color="auto" w:fill="FFFFFF"/>
          </w:rPr>
          <w:t>vulnerability</w:t>
        </w:r>
        <w:r>
          <w:rPr>
            <w:rStyle w:val="apple-converted-space"/>
            <w:rFonts w:ascii="Helvetica" w:hAnsi="Helvetica" w:cs="Helvetica"/>
            <w:color w:val="252525"/>
            <w:sz w:val="21"/>
            <w:szCs w:val="21"/>
            <w:shd w:val="clear" w:color="auto" w:fill="FFFFFF"/>
          </w:rPr>
          <w:t> </w:t>
        </w:r>
      </w:ins>
    </w:p>
    <w:p w14:paraId="1A0B986E" w14:textId="77777777" w:rsidR="0017756D" w:rsidRPr="006873E7" w:rsidRDefault="0017756D">
      <w:pPr>
        <w:rPr>
          <w:ins w:id="213" w:author="Tom Tam" w:date="2014-04-12T02:01:00Z"/>
        </w:rPr>
      </w:pPr>
      <w:ins w:id="214" w:author="Tom Tam" w:date="2014-04-12T02:00:00Z">
        <w:r w:rsidRPr="004C1826">
          <w:t xml:space="preserve">The first a major vulnerability in the Bitcoin protocol was spotted on 6 August 2010.Transactions weren't properly verified before they were included in the transaction log or "block chain". This allow hacker bypass Bitcoin's economic restrictions and create an indefinite number of bitcoins. This the vulnerability was exploited after 9 days </w:t>
        </w:r>
        <w:r w:rsidRPr="00036A0E">
          <w:t>and within</w:t>
        </w:r>
        <w:r w:rsidRPr="006873E7">
          <w:t xml:space="preserve"> hours the bug was fixed. In this case over 184 billion bitcoins were generated in a transaction, and sent to two addresses on the network. After the bug was fixed, the bitcoin network is forked to an update version of the Bitcoin protocol and those transaction is being removed.</w:t>
        </w:r>
      </w:ins>
    </w:p>
    <w:p w14:paraId="49E3632A" w14:textId="77777777" w:rsidR="0017756D" w:rsidRDefault="0017756D">
      <w:pPr>
        <w:pStyle w:val="Heading3"/>
        <w:rPr>
          <w:ins w:id="215" w:author="Tom Tam" w:date="2014-04-12T02:03:00Z"/>
        </w:rPr>
        <w:pPrChange w:id="216" w:author="Tom Tam" w:date="2014-04-12T02:03:00Z">
          <w:pPr/>
        </w:pPrChange>
      </w:pPr>
      <w:ins w:id="217" w:author="Tom Tam" w:date="2014-04-12T02:03:00Z">
        <w:r>
          <w:t xml:space="preserve">Over </w:t>
        </w:r>
      </w:ins>
      <w:ins w:id="218" w:author="Tom Tam" w:date="2014-04-12T02:02:00Z">
        <w:r>
          <w:t>50% Attack</w:t>
        </w:r>
      </w:ins>
      <w:ins w:id="219" w:author="Tom Tam" w:date="2014-04-12T02:03:00Z">
        <w:r>
          <w:t>.</w:t>
        </w:r>
      </w:ins>
    </w:p>
    <w:p w14:paraId="33602CBB" w14:textId="77777777" w:rsidR="0017756D" w:rsidRPr="004C1826" w:rsidRDefault="00F71A8D">
      <w:pPr>
        <w:rPr>
          <w:ins w:id="220" w:author="Tom Tam" w:date="2014-04-12T02:04:00Z"/>
        </w:rPr>
      </w:pPr>
      <w:ins w:id="221" w:author="Tom Tam" w:date="2014-04-12T02:03:00Z">
        <w:r w:rsidRPr="004C1826">
          <w:t>The 51% (or more accurately, &gt;50%) attack is generally accepted as a method which allow an attacker to</w:t>
        </w:r>
      </w:ins>
    </w:p>
    <w:p w14:paraId="0BA0E00C" w14:textId="77777777" w:rsidR="00F71A8D" w:rsidRPr="004C1826" w:rsidRDefault="00F71A8D">
      <w:pPr>
        <w:pStyle w:val="ListParagraph"/>
        <w:numPr>
          <w:ilvl w:val="0"/>
          <w:numId w:val="1"/>
        </w:numPr>
        <w:rPr>
          <w:ins w:id="222" w:author="Tom Tam" w:date="2014-04-12T02:04:00Z"/>
        </w:rPr>
        <w:pPrChange w:id="223" w:author="Tom Tam" w:date="2014-04-12T02:04:00Z">
          <w:pPr/>
        </w:pPrChange>
      </w:pPr>
      <w:ins w:id="224" w:author="Tom Tam" w:date="2014-04-12T02:04:00Z">
        <w:r w:rsidRPr="004C1826">
          <w:t>Prevent some or all other miners from mining any valid blocks</w:t>
        </w:r>
      </w:ins>
    </w:p>
    <w:p w14:paraId="35BFE53B" w14:textId="77777777" w:rsidR="00F71A8D" w:rsidRPr="00036A0E" w:rsidRDefault="00F71A8D">
      <w:pPr>
        <w:pStyle w:val="ListParagraph"/>
        <w:numPr>
          <w:ilvl w:val="0"/>
          <w:numId w:val="1"/>
        </w:numPr>
        <w:rPr>
          <w:ins w:id="225" w:author="Tom Tam" w:date="2014-04-12T02:04:00Z"/>
        </w:rPr>
        <w:pPrChange w:id="226" w:author="Tom Tam" w:date="2014-04-12T02:04:00Z">
          <w:pPr/>
        </w:pPrChange>
      </w:pPr>
      <w:ins w:id="227" w:author="Tom Tam" w:date="2014-04-12T02:04:00Z">
        <w:r w:rsidRPr="004C1826">
          <w:t>Prevent some or all transactions from gaining any confirmations</w:t>
        </w:r>
      </w:ins>
    </w:p>
    <w:p w14:paraId="1DC9DD1B" w14:textId="77777777" w:rsidR="00F71A8D" w:rsidRPr="006873E7" w:rsidRDefault="00F71A8D">
      <w:pPr>
        <w:pStyle w:val="ListParagraph"/>
        <w:numPr>
          <w:ilvl w:val="0"/>
          <w:numId w:val="1"/>
        </w:numPr>
        <w:rPr>
          <w:ins w:id="228" w:author="Tom Tam" w:date="2014-04-12T01:46:00Z"/>
        </w:rPr>
        <w:pPrChange w:id="229" w:author="Tom Tam" w:date="2014-04-12T02:04:00Z">
          <w:pPr/>
        </w:pPrChange>
      </w:pPr>
      <w:ins w:id="230" w:author="Tom Tam" w:date="2014-04-12T02:04:00Z">
        <w:r w:rsidRPr="006873E7">
          <w:t>Reverse transactions that he sends while he's in control</w:t>
        </w:r>
      </w:ins>
    </w:p>
    <w:p w14:paraId="64341206" w14:textId="77777777" w:rsidR="00F71A8D" w:rsidRPr="00F71A8D" w:rsidRDefault="00F71A8D">
      <w:pPr>
        <w:pStyle w:val="ListParagraph"/>
        <w:numPr>
          <w:ilvl w:val="0"/>
          <w:numId w:val="1"/>
        </w:numPr>
        <w:rPr>
          <w:ins w:id="231" w:author="Tom Tam" w:date="2014-04-12T02:04:00Z"/>
        </w:rPr>
        <w:pPrChange w:id="232" w:author="Tom Tam" w:date="2014-04-12T02:04:00Z">
          <w:pPr/>
        </w:pPrChange>
      </w:pPr>
      <w:ins w:id="233" w:author="Tom Tam" w:date="2014-04-12T02:04:00Z">
        <w:r w:rsidRPr="00F71A8D">
          <w:t>double-spend transactions</w:t>
        </w:r>
      </w:ins>
    </w:p>
    <w:p w14:paraId="3CA45961" w14:textId="77777777" w:rsidR="00F71A8D" w:rsidRPr="00F71A8D" w:rsidRDefault="00F71A8D" w:rsidP="004C1826">
      <w:pPr>
        <w:rPr>
          <w:ins w:id="234" w:author="Tom Tam" w:date="2014-04-12T02:05:00Z"/>
        </w:rPr>
      </w:pPr>
      <w:ins w:id="235" w:author="Tom Tam" w:date="2014-04-12T02:05:00Z">
        <w:r w:rsidRPr="00F71A8D">
          <w:t>However, this it is all speculative – as it has never been done before.</w:t>
        </w:r>
      </w:ins>
    </w:p>
    <w:p w14:paraId="0805B8FB" w14:textId="77777777" w:rsidR="00F71A8D" w:rsidRPr="00A75BFC" w:rsidRDefault="00F71A8D">
      <w:pPr>
        <w:rPr>
          <w:ins w:id="236" w:author="Tom Tam" w:date="2014-04-12T02:05:00Z"/>
        </w:rPr>
      </w:pPr>
      <w:ins w:id="237" w:author="Tom Tam" w:date="2014-04-12T02:06:00Z">
        <w:r w:rsidRPr="00A75BFC">
          <w:t xml:space="preserve">Ghash.io, a bitcoin mining pool, which used the p2p </w:t>
        </w:r>
      </w:ins>
      <w:ins w:id="238" w:author="Tom Tam" w:date="2014-04-12T02:07:00Z">
        <w:r w:rsidRPr="00A75BFC">
          <w:t>technology to allow people to join there network for bitcoin mining.</w:t>
        </w:r>
      </w:ins>
      <w:ins w:id="239" w:author="Tom Tam" w:date="2014-04-12T02:08:00Z">
        <w:r w:rsidRPr="00A75BFC">
          <w:t xml:space="preserve"> As a result, it </w:t>
        </w:r>
      </w:ins>
      <w:ins w:id="240" w:author="Tom Tam" w:date="2014-04-12T02:09:00Z">
        <w:r w:rsidRPr="00A75BFC">
          <w:rPr>
            <w:rPrChange w:id="241" w:author="德怡 賴" w:date="2014-04-24T11:03:00Z">
              <w:rPr>
                <w:rFonts w:ascii="Arial" w:hAnsi="Arial" w:cs="Arial"/>
                <w:color w:val="545454"/>
                <w:shd w:val="clear" w:color="auto" w:fill="FFFFFF"/>
              </w:rPr>
            </w:rPrChange>
          </w:rPr>
          <w:t xml:space="preserve">grow up very </w:t>
        </w:r>
      </w:ins>
      <w:ins w:id="242" w:author="Tom Tam" w:date="2014-04-12T02:23:00Z">
        <w:r w:rsidR="00ED7ACE" w:rsidRPr="00A75BFC">
          <w:rPr>
            <w:rPrChange w:id="243" w:author="德怡 賴" w:date="2014-04-24T11:03:00Z">
              <w:rPr>
                <w:rStyle w:val="apple-converted-space"/>
                <w:rFonts w:cs="Arial"/>
                <w:color w:val="545454"/>
                <w:shd w:val="clear" w:color="auto" w:fill="FFFFFF"/>
              </w:rPr>
            </w:rPrChange>
          </w:rPr>
          <w:t>quickly. In</w:t>
        </w:r>
      </w:ins>
      <w:ins w:id="244" w:author="Tom Tam" w:date="2014-04-12T02:09:00Z">
        <w:r w:rsidRPr="00A75BFC">
          <w:rPr>
            <w:rPrChange w:id="245" w:author="德怡 賴" w:date="2014-04-24T11:03:00Z">
              <w:rPr>
                <w:rStyle w:val="apple-converted-space"/>
                <w:rFonts w:ascii="Arial" w:hAnsi="Arial" w:cs="Arial"/>
                <w:color w:val="545454"/>
                <w:shd w:val="clear" w:color="auto" w:fill="FFFFFF"/>
              </w:rPr>
            </w:rPrChange>
          </w:rPr>
          <w:t xml:space="preserve"> </w:t>
        </w:r>
      </w:ins>
      <w:ins w:id="246" w:author="Tom Tam" w:date="2014-04-12T02:10:00Z">
        <w:r w:rsidRPr="00A75BFC">
          <w:rPr>
            <w:rPrChange w:id="247" w:author="德怡 賴" w:date="2014-04-24T11:03:00Z">
              <w:rPr>
                <w:rStyle w:val="apple-converted-space"/>
                <w:rFonts w:ascii="Arial" w:hAnsi="Arial" w:cs="Arial"/>
                <w:color w:val="545454"/>
                <w:shd w:val="clear" w:color="auto" w:fill="FFFFFF"/>
              </w:rPr>
            </w:rPrChange>
          </w:rPr>
          <w:t xml:space="preserve">2014, </w:t>
        </w:r>
      </w:ins>
      <w:ins w:id="248" w:author="Tom Tam" w:date="2014-04-12T02:23:00Z">
        <w:r w:rsidR="00ED7ACE" w:rsidRPr="00A75BFC">
          <w:rPr>
            <w:rPrChange w:id="249" w:author="德怡 賴" w:date="2014-04-24T11:03:00Z">
              <w:rPr>
                <w:rStyle w:val="apple-converted-space"/>
                <w:rFonts w:cs="Arial"/>
                <w:color w:val="545454"/>
                <w:shd w:val="clear" w:color="auto" w:fill="FFFFFF"/>
              </w:rPr>
            </w:rPrChange>
          </w:rPr>
          <w:t>its</w:t>
        </w:r>
      </w:ins>
      <w:ins w:id="250" w:author="Tom Tam" w:date="2014-04-12T02:13:00Z">
        <w:r w:rsidR="004C1826" w:rsidRPr="00A75BFC">
          <w:rPr>
            <w:rPrChange w:id="251" w:author="德怡 賴" w:date="2014-04-24T11:03:00Z">
              <w:rPr>
                <w:rStyle w:val="apple-converted-space"/>
                <w:rFonts w:cs="Arial"/>
                <w:color w:val="545454"/>
                <w:shd w:val="clear" w:color="auto" w:fill="FFFFFF"/>
              </w:rPr>
            </w:rPrChange>
          </w:rPr>
          <w:t xml:space="preserve"> own</w:t>
        </w:r>
      </w:ins>
      <w:ins w:id="252" w:author="Tom Tam" w:date="2014-04-12T02:10:00Z">
        <w:r w:rsidRPr="00A75BFC">
          <w:rPr>
            <w:rPrChange w:id="253" w:author="德怡 賴" w:date="2014-04-24T11:03:00Z">
              <w:rPr>
                <w:rStyle w:val="apple-converted-space"/>
                <w:rFonts w:ascii="Arial" w:hAnsi="Arial" w:cs="Arial"/>
                <w:color w:val="545454"/>
                <w:shd w:val="clear" w:color="auto" w:fill="FFFFFF"/>
              </w:rPr>
            </w:rPrChange>
          </w:rPr>
          <w:t xml:space="preserve"> 40% of overall hashing power for bitcoin and it </w:t>
        </w:r>
      </w:ins>
      <w:ins w:id="254" w:author="Tom Tam" w:date="2014-04-12T02:11:00Z">
        <w:r w:rsidRPr="00A75BFC">
          <w:rPr>
            <w:rPrChange w:id="255" w:author="德怡 賴" w:date="2014-04-24T11:03:00Z">
              <w:rPr>
                <w:rStyle w:val="apple-converted-space"/>
                <w:rFonts w:ascii="Arial" w:hAnsi="Arial" w:cs="Arial"/>
                <w:color w:val="545454"/>
                <w:shd w:val="clear" w:color="auto" w:fill="FFFFFF"/>
              </w:rPr>
            </w:rPrChange>
          </w:rPr>
          <w:t xml:space="preserve">draw </w:t>
        </w:r>
      </w:ins>
      <w:ins w:id="256" w:author="Tom Tam" w:date="2014-04-12T02:12:00Z">
        <w:r w:rsidRPr="00A75BFC">
          <w:rPr>
            <w:rPrChange w:id="257" w:author="德怡 賴" w:date="2014-04-24T11:03:00Z">
              <w:rPr>
                <w:rStyle w:val="apple-converted-space"/>
                <w:rFonts w:ascii="Arial" w:hAnsi="Arial" w:cs="Arial"/>
                <w:color w:val="545454"/>
                <w:shd w:val="clear" w:color="auto" w:fill="FFFFFF"/>
              </w:rPr>
            </w:rPrChange>
          </w:rPr>
          <w:t xml:space="preserve">the </w:t>
        </w:r>
      </w:ins>
      <w:ins w:id="258" w:author="Tom Tam" w:date="2014-04-12T02:11:00Z">
        <w:r w:rsidRPr="00A75BFC">
          <w:rPr>
            <w:rPrChange w:id="259" w:author="德怡 賴" w:date="2014-04-24T11:03:00Z">
              <w:rPr>
                <w:rStyle w:val="apple-converted-space"/>
                <w:rFonts w:ascii="Arial" w:hAnsi="Arial" w:cs="Arial"/>
                <w:color w:val="545454"/>
                <w:shd w:val="clear" w:color="auto" w:fill="FFFFFF"/>
              </w:rPr>
            </w:rPrChange>
          </w:rPr>
          <w:t xml:space="preserve">attention from the </w:t>
        </w:r>
      </w:ins>
      <w:ins w:id="260" w:author="Tom Tam" w:date="2014-04-12T02:12:00Z">
        <w:r w:rsidRPr="00A75BFC">
          <w:rPr>
            <w:rPrChange w:id="261" w:author="德怡 賴" w:date="2014-04-24T11:03:00Z">
              <w:rPr>
                <w:rStyle w:val="apple-converted-space"/>
                <w:rFonts w:ascii="Arial" w:hAnsi="Arial" w:cs="Arial"/>
                <w:color w:val="545454"/>
                <w:shd w:val="clear" w:color="auto" w:fill="FFFFFF"/>
              </w:rPr>
            </w:rPrChange>
          </w:rPr>
          <w:t xml:space="preserve">bitcoin community. As a result, Ghash.io release a press statement said they will try </w:t>
        </w:r>
      </w:ins>
      <w:ins w:id="262" w:author="Tom Tam" w:date="2014-04-12T02:13:00Z">
        <w:r w:rsidRPr="00A75BFC">
          <w:t>to prevent reaching 51% of all hashing power, in order to maintain stability of the bitcoin network.</w:t>
        </w:r>
      </w:ins>
      <w:ins w:id="263" w:author="Tom Tam" w:date="2014-04-12T02:14:00Z">
        <w:r w:rsidR="00466164" w:rsidRPr="00A75BFC">
          <w:t xml:space="preserve"> The bitcoin community also think is there any way to prevent over 50% attack.</w:t>
        </w:r>
      </w:ins>
    </w:p>
    <w:p w14:paraId="5E962762" w14:textId="77777777" w:rsidR="00F71A8D" w:rsidRDefault="006873E7" w:rsidP="00466164">
      <w:pPr>
        <w:rPr>
          <w:ins w:id="264" w:author="Tom Tam" w:date="2014-04-12T02:20:00Z"/>
        </w:rPr>
      </w:pPr>
      <w:ins w:id="265" w:author="Tom Tam" w:date="2014-04-12T02:20:00Z">
        <w:r>
          <w:rPr>
            <w:noProof/>
            <w:lang w:eastAsia="en-US"/>
          </w:rPr>
          <w:drawing>
            <wp:inline distT="0" distB="0" distL="0" distR="0" wp14:anchorId="3168FC85" wp14:editId="23AC3C7B">
              <wp:extent cx="5943600" cy="3179445"/>
              <wp:effectExtent l="0" t="0" r="0" b="1905"/>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ins>
    </w:p>
    <w:p w14:paraId="4171CF44" w14:textId="77777777" w:rsidR="006873E7" w:rsidRPr="00A75BFC" w:rsidRDefault="006873E7">
      <w:pPr>
        <w:rPr>
          <w:ins w:id="266" w:author="Tom Tam" w:date="2014-04-12T02:04:00Z"/>
        </w:rPr>
      </w:pPr>
      <w:ins w:id="267" w:author="Tom Tam" w:date="2014-04-12T02:20:00Z">
        <w:r w:rsidRPr="00A75BFC">
          <w:t xml:space="preserve">People are keep leaving Ghash.IO, </w:t>
        </w:r>
      </w:ins>
      <w:ins w:id="268" w:author="Tom Tam" w:date="2014-04-12T02:21:00Z">
        <w:r w:rsidRPr="00A75BFC">
          <w:t xml:space="preserve">Form </w:t>
        </w:r>
      </w:ins>
      <w:ins w:id="269" w:author="Tom Tam" w:date="2014-04-12T02:22:00Z">
        <w:r w:rsidRPr="00A75BFC">
          <w:rPr>
            <w:rPrChange w:id="270" w:author="德怡 賴" w:date="2014-04-24T11:03:00Z">
              <w:rPr>
                <w:rFonts w:cs="Arial"/>
                <w:color w:val="545454"/>
                <w:shd w:val="clear" w:color="auto" w:fill="FFFFFF"/>
              </w:rPr>
            </w:rPrChange>
          </w:rPr>
          <w:t xml:space="preserve">January, 2014 to </w:t>
        </w:r>
      </w:ins>
      <w:ins w:id="271" w:author="Tom Tam" w:date="2014-04-12T02:21:00Z">
        <w:r w:rsidRPr="00A75BFC">
          <w:t>April, 2014</w:t>
        </w:r>
      </w:ins>
      <w:ins w:id="272" w:author="Tom Tam" w:date="2014-04-12T02:22:00Z">
        <w:r w:rsidRPr="00A75BFC">
          <w:t>, The</w:t>
        </w:r>
      </w:ins>
      <w:ins w:id="273" w:author="Tom Tam" w:date="2014-04-12T02:21:00Z">
        <w:r w:rsidRPr="00A75BFC">
          <w:t xml:space="preserve"> hashrate of Ghash.io decrease from 43</w:t>
        </w:r>
      </w:ins>
      <w:ins w:id="274" w:author="Tom Tam" w:date="2014-04-12T02:22:00Z">
        <w:r w:rsidRPr="00A75BFC">
          <w:t>%</w:t>
        </w:r>
      </w:ins>
      <w:ins w:id="275" w:author="Tom Tam" w:date="2014-04-12T02:21:00Z">
        <w:r w:rsidRPr="00A75BFC">
          <w:t xml:space="preserve"> to 29%.</w:t>
        </w:r>
      </w:ins>
    </w:p>
    <w:p w14:paraId="44967BD9" w14:textId="77777777" w:rsidR="00F87BA8" w:rsidRDefault="00F87BA8" w:rsidP="00F87BA8">
      <w:pPr>
        <w:rPr>
          <w:ins w:id="276" w:author="德怡 賴" w:date="2014-04-24T10:44:00Z"/>
        </w:rPr>
      </w:pPr>
    </w:p>
    <w:p w14:paraId="2B42A797" w14:textId="5C1A1A1C" w:rsidR="00F87BA8" w:rsidRPr="00453FA1" w:rsidRDefault="00F87BA8" w:rsidP="00453FA1">
      <w:pPr>
        <w:widowControl w:val="0"/>
        <w:tabs>
          <w:tab w:val="left" w:pos="1800"/>
          <w:tab w:val="left" w:pos="3600"/>
          <w:tab w:val="left" w:pos="7920"/>
        </w:tabs>
        <w:autoSpaceDE w:val="0"/>
        <w:autoSpaceDN w:val="0"/>
        <w:adjustRightInd w:val="0"/>
        <w:spacing w:after="0" w:line="240" w:lineRule="auto"/>
        <w:rPr>
          <w:ins w:id="277" w:author="德怡 賴" w:date="2014-04-24T10:44:00Z"/>
          <w:rFonts w:ascii="Helvetica Neue" w:hAnsi="Helvetica Neue" w:cs="Helvetica Neue"/>
          <w:b/>
          <w:bCs/>
          <w:color w:val="1291CE"/>
          <w:spacing w:val="-4"/>
          <w:kern w:val="1"/>
          <w:sz w:val="32"/>
          <w:szCs w:val="32"/>
          <w:rPrChange w:id="278" w:author="德怡 賴" w:date="2014-04-24T11:11:00Z">
            <w:rPr>
              <w:ins w:id="279" w:author="德怡 賴" w:date="2014-04-24T10:44:00Z"/>
            </w:rPr>
          </w:rPrChange>
        </w:rPr>
        <w:pPrChange w:id="280" w:author="德怡 賴" w:date="2014-04-24T11:11:00Z">
          <w:pPr/>
        </w:pPrChange>
      </w:pPr>
      <w:ins w:id="281" w:author="德怡 賴" w:date="2014-04-24T10:44:00Z">
        <w:r w:rsidRPr="00453FA1">
          <w:rPr>
            <w:rFonts w:ascii="Helvetica Neue" w:hAnsi="Helvetica Neue" w:cs="Helvetica Neue"/>
            <w:b/>
            <w:bCs/>
            <w:color w:val="1291CE"/>
            <w:spacing w:val="-4"/>
            <w:kern w:val="1"/>
            <w:sz w:val="32"/>
            <w:szCs w:val="32"/>
            <w:rPrChange w:id="282" w:author="德怡 賴" w:date="2014-04-24T11:11:00Z">
              <w:rPr/>
            </w:rPrChange>
          </w:rPr>
          <w:t>Mt.Gox, Bitcoin’s $460M Disaster</w:t>
        </w:r>
      </w:ins>
    </w:p>
    <w:p w14:paraId="37242279" w14:textId="0C6E224A" w:rsidR="00F87BA8" w:rsidRDefault="0091724A" w:rsidP="00F87BA8">
      <w:pPr>
        <w:rPr>
          <w:ins w:id="283" w:author="德怡 賴" w:date="2014-04-24T10:44:00Z"/>
        </w:rPr>
      </w:pPr>
      <w:ins w:id="284" w:author="德怡 賴" w:date="2014-04-24T11:03:00Z">
        <w:r>
          <w:t xml:space="preserve">There are also some events that </w:t>
        </w:r>
      </w:ins>
      <w:ins w:id="285" w:author="德怡 賴" w:date="2014-04-24T10:44:00Z">
        <w:r w:rsidR="00F87BA8">
          <w:t xml:space="preserve">raise the </w:t>
        </w:r>
        <w:r w:rsidR="00C935DF">
          <w:t xml:space="preserve">concern of public or government. One such event </w:t>
        </w:r>
        <w:r w:rsidR="00F87BA8">
          <w:t>is the shut down of Mt.Gox. Mt.Gox was a bitcoin exchange company lauched in July 2010 in Tokyo. It was one of the biggest Bitcoin exchange in the world. In 2013, Mt.Gox was processing 70% of all bitcoin transactions. However, a disaster happened and caused the shut down of Mt.Gox.</w:t>
        </w:r>
      </w:ins>
    </w:p>
    <w:p w14:paraId="6504C655" w14:textId="0C3C37F7" w:rsidR="00F87BA8" w:rsidRDefault="00F87BA8" w:rsidP="00F87BA8">
      <w:pPr>
        <w:rPr>
          <w:ins w:id="286" w:author="德怡 賴" w:date="2014-04-24T10:44:00Z"/>
        </w:rPr>
      </w:pPr>
      <w:ins w:id="287" w:author="德怡 賴" w:date="2014-04-24T10:44:00Z">
        <w:r>
          <w:t xml:space="preserve">The incident began in February 2014. Mt.Gox </w:t>
        </w:r>
      </w:ins>
      <w:ins w:id="288" w:author="德怡 賴" w:date="2014-04-24T10:49:00Z">
        <w:r w:rsidR="00011CD6">
          <w:t>reported</w:t>
        </w:r>
      </w:ins>
      <w:ins w:id="289" w:author="德怡 賴" w:date="2014-04-24T10:44:00Z">
        <w:r w:rsidR="00011CD6">
          <w:t xml:space="preserve"> that</w:t>
        </w:r>
        <w:r>
          <w:t xml:space="preserve"> its computer system was hacked and eight hundred and fifty thousand bitcoins were missing. Among the missing bitcoins, one hundred thousand were belonged to Mt.Gox and the rest were belonged to its customers. That missing bitcoins represent 7% of the world's bitcoin supply and worth around $460 million US dollar at that time. After that, the company filed for bankruptcy protection in Tokyo and </w:t>
        </w:r>
      </w:ins>
      <w:ins w:id="290" w:author="德怡 賴" w:date="2014-04-24T10:50:00Z">
        <w:r w:rsidR="00FC32F5">
          <w:t xml:space="preserve">this </w:t>
        </w:r>
      </w:ins>
      <w:ins w:id="291" w:author="德怡 賴" w:date="2014-04-24T10:44:00Z">
        <w:r>
          <w:t xml:space="preserve">offically marked the end of Mt.Gox, once the biggest bitcoin exchange in the world. However the CEO of Mt.Gox still has to face the lawsuit filed by his angry customers for his mismanagement of the company. The collapse of Mt.Gox had hurt people's confidence in digital currency. Many Mt.Gox investors have </w:t>
        </w:r>
      </w:ins>
      <w:ins w:id="292" w:author="德怡 賴" w:date="2014-04-24T10:51:00Z">
        <w:r w:rsidR="008F1C5C">
          <w:t>problems</w:t>
        </w:r>
      </w:ins>
      <w:ins w:id="293" w:author="德怡 賴" w:date="2014-04-24T10:44:00Z">
        <w:r>
          <w:t xml:space="preserve"> recovering their money. Although some of the missing bitcoins were </w:t>
        </w:r>
      </w:ins>
      <w:ins w:id="294" w:author="德怡 賴" w:date="2014-04-24T10:52:00Z">
        <w:r w:rsidR="00241357">
          <w:t>discovered</w:t>
        </w:r>
      </w:ins>
      <w:ins w:id="295" w:author="德怡 賴" w:date="2014-04-24T10:44:00Z">
        <w:r>
          <w:t xml:space="preserve"> in March 2014, many people started to question bitcoin's reliability because these platforms are not regulated by the government and hence the interests of investors' cannot be </w:t>
        </w:r>
      </w:ins>
      <w:ins w:id="296" w:author="德怡 賴" w:date="2014-04-24T10:52:00Z">
        <w:r w:rsidR="00E03668">
          <w:t>protected</w:t>
        </w:r>
      </w:ins>
      <w:ins w:id="297" w:author="德怡 賴" w:date="2014-04-24T10:44:00Z">
        <w:r>
          <w:t>.</w:t>
        </w:r>
      </w:ins>
    </w:p>
    <w:p w14:paraId="03398F5D" w14:textId="77777777" w:rsidR="00F87BA8" w:rsidRDefault="00F87BA8" w:rsidP="00F87BA8">
      <w:pPr>
        <w:rPr>
          <w:ins w:id="298" w:author="德怡 賴" w:date="2014-04-24T10:44:00Z"/>
        </w:rPr>
      </w:pPr>
    </w:p>
    <w:p w14:paraId="523D9489" w14:textId="77777777" w:rsidR="00F87BA8" w:rsidRPr="00453FA1" w:rsidRDefault="00F87BA8" w:rsidP="00453FA1">
      <w:pPr>
        <w:widowControl w:val="0"/>
        <w:tabs>
          <w:tab w:val="left" w:pos="1800"/>
          <w:tab w:val="left" w:pos="3600"/>
          <w:tab w:val="left" w:pos="7920"/>
        </w:tabs>
        <w:autoSpaceDE w:val="0"/>
        <w:autoSpaceDN w:val="0"/>
        <w:adjustRightInd w:val="0"/>
        <w:spacing w:after="0" w:line="240" w:lineRule="auto"/>
        <w:rPr>
          <w:ins w:id="299" w:author="德怡 賴" w:date="2014-04-24T10:44:00Z"/>
          <w:rFonts w:ascii="Helvetica Neue" w:hAnsi="Helvetica Neue" w:cs="Helvetica Neue"/>
          <w:b/>
          <w:bCs/>
          <w:color w:val="1291CE"/>
          <w:spacing w:val="-4"/>
          <w:kern w:val="1"/>
          <w:sz w:val="32"/>
          <w:szCs w:val="32"/>
          <w:rPrChange w:id="300" w:author="德怡 賴" w:date="2014-04-24T11:12:00Z">
            <w:rPr>
              <w:ins w:id="301" w:author="德怡 賴" w:date="2014-04-24T10:44:00Z"/>
            </w:rPr>
          </w:rPrChange>
        </w:rPr>
        <w:pPrChange w:id="302" w:author="德怡 賴" w:date="2014-04-24T11:12:00Z">
          <w:pPr/>
        </w:pPrChange>
      </w:pPr>
      <w:ins w:id="303" w:author="德怡 賴" w:date="2014-04-24T10:44:00Z">
        <w:r w:rsidRPr="00453FA1">
          <w:rPr>
            <w:rFonts w:ascii="Helvetica Neue" w:hAnsi="Helvetica Neue" w:cs="Helvetica Neue"/>
            <w:b/>
            <w:bCs/>
            <w:color w:val="1291CE"/>
            <w:spacing w:val="-4"/>
            <w:kern w:val="1"/>
            <w:sz w:val="32"/>
            <w:szCs w:val="32"/>
            <w:rPrChange w:id="304" w:author="德怡 賴" w:date="2014-04-24T11:12:00Z">
              <w:rPr/>
            </w:rPrChange>
          </w:rPr>
          <w:t>Rapid Increase of Bitcoin Price</w:t>
        </w:r>
      </w:ins>
    </w:p>
    <w:p w14:paraId="62C891FF" w14:textId="23433266" w:rsidR="00F87BA8" w:rsidRDefault="00F87BA8" w:rsidP="00F87BA8">
      <w:pPr>
        <w:rPr>
          <w:ins w:id="305" w:author="德怡 賴" w:date="2014-04-24T10:47:00Z"/>
        </w:rPr>
      </w:pPr>
      <w:ins w:id="306" w:author="德怡 賴" w:date="2014-04-24T10:44:00Z">
        <w:r>
          <w:t xml:space="preserve">Another event that cause the concern of government is the rapid increase of the bitcoin price. </w:t>
        </w:r>
      </w:ins>
      <w:ins w:id="307" w:author="德怡 賴" w:date="2014-04-24T10:47:00Z">
        <w:r>
          <w:t>The following</w:t>
        </w:r>
      </w:ins>
      <w:ins w:id="308" w:author="德怡 賴" w:date="2014-04-24T10:44:00Z">
        <w:r>
          <w:t xml:space="preserve"> graph shows the price of bitcoin from year 2011 to 2014. The different cycles of appreciation and depreciation shows that the the price of bitcoins has fluctuated rigorously.</w:t>
        </w:r>
      </w:ins>
    </w:p>
    <w:p w14:paraId="40E051A6" w14:textId="1098D926" w:rsidR="00F87BA8" w:rsidRDefault="00F87BA8" w:rsidP="00F87BA8">
      <w:pPr>
        <w:rPr>
          <w:ins w:id="309" w:author="德怡 賴" w:date="2014-04-24T10:44:00Z"/>
        </w:rPr>
      </w:pPr>
      <w:ins w:id="310" w:author="德怡 賴" w:date="2014-04-24T10:47:00Z">
        <w:r w:rsidRPr="00F87BA8">
          <w:rPr>
            <w:noProof/>
            <w:lang w:eastAsia="en-US"/>
          </w:rPr>
          <w:drawing>
            <wp:inline distT="0" distB="0" distL="0" distR="0" wp14:anchorId="52CF41C6" wp14:editId="741B20E5">
              <wp:extent cx="5486400" cy="1584325"/>
              <wp:effectExtent l="0" t="0" r="0" b="0"/>
              <wp:docPr id="5" name="Picture 3" descr="bitcoinpr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bitcoinprice.jp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86400" cy="1584325"/>
                      </a:xfrm>
                      <a:prstGeom prst="rect">
                        <a:avLst/>
                      </a:prstGeom>
                    </pic:spPr>
                  </pic:pic>
                </a:graphicData>
              </a:graphic>
            </wp:inline>
          </w:drawing>
        </w:r>
      </w:ins>
    </w:p>
    <w:p w14:paraId="63EE9358" w14:textId="77777777" w:rsidR="00F87BA8" w:rsidRDefault="00F87BA8" w:rsidP="00F87BA8">
      <w:pPr>
        <w:rPr>
          <w:ins w:id="311" w:author="德怡 賴" w:date="2014-04-24T10:44:00Z"/>
        </w:rPr>
      </w:pPr>
      <w:ins w:id="312" w:author="德怡 賴" w:date="2014-04-24T10:44:00Z">
        <w:r>
          <w:t>Since the inception of bitcoin, the project only get attention from a small group of people who are interested in cryptography. However, in early 2011, public's interest in Bitcoin was growing. The value of one bitcoin quickly increased from around thirty cents to $32 US dollars before returning to $2 dollars. A small amount of organisations such as Wikileaks and Electronic Frontier Foundation also began to accept bitcoins for donations.</w:t>
        </w:r>
      </w:ins>
    </w:p>
    <w:p w14:paraId="16C12785" w14:textId="1E10CB57" w:rsidR="00F87BA8" w:rsidRDefault="00F87BA8" w:rsidP="00F87BA8">
      <w:pPr>
        <w:rPr>
          <w:ins w:id="313" w:author="德怡 賴" w:date="2014-04-24T10:44:00Z"/>
        </w:rPr>
      </w:pPr>
      <w:ins w:id="314" w:author="德怡 賴" w:date="2014-04-24T10:44:00Z">
        <w:r>
          <w:t xml:space="preserve">In 2012, BitPay made an annoucement that over one thousand merchants are accepting Bitcoin </w:t>
        </w:r>
      </w:ins>
      <w:ins w:id="315" w:author="德怡 賴" w:date="2014-04-24T10:54:00Z">
        <w:r w:rsidR="000E2844">
          <w:t>using</w:t>
        </w:r>
      </w:ins>
      <w:ins w:id="316" w:author="德怡 賴" w:date="2014-04-24T10:44:00Z">
        <w:r>
          <w:t xml:space="preserve"> its payment system. Bitcoin was also featured as the main subject in a CBS's TV drama. As the popularity increases, the bitcoin price began to climb and reach to a peak of US$266, before returning to around US$50. At the same time, 5.2 million of Bitcoins have been generated, which is 25 percent of the </w:t>
        </w:r>
      </w:ins>
      <w:ins w:id="317" w:author="德怡 賴" w:date="2014-04-24T10:59:00Z">
        <w:r w:rsidR="00FF1423">
          <w:t>expected</w:t>
        </w:r>
      </w:ins>
      <w:ins w:id="318" w:author="德怡 賴" w:date="2014-04-24T10:44:00Z">
        <w:r>
          <w:t xml:space="preserve"> total.</w:t>
        </w:r>
      </w:ins>
    </w:p>
    <w:p w14:paraId="616396A1" w14:textId="0D5D7936" w:rsidR="00F87BA8" w:rsidRDefault="00F87BA8" w:rsidP="00F87BA8">
      <w:pPr>
        <w:rPr>
          <w:ins w:id="319" w:author="德怡 賴" w:date="2014-04-24T10:44:00Z"/>
        </w:rPr>
      </w:pPr>
      <w:ins w:id="320" w:author="德怡 賴" w:date="2014-04-24T10:44:00Z">
        <w:r>
          <w:t xml:space="preserve">In 2013, large numbers of merchants and organisations have adopted Bitcoin. Chinese internet giant Baidu had allowed clients to pay with bitcoins for some of its services. On the other hand, the China-based bitcoin exchange BTC China </w:t>
        </w:r>
      </w:ins>
      <w:ins w:id="321" w:author="德怡 賴" w:date="2014-04-24T10:55:00Z">
        <w:r w:rsidR="0023269D">
          <w:t>replaced</w:t>
        </w:r>
      </w:ins>
      <w:ins w:id="322" w:author="德怡 賴" w:date="2014-04-24T10:44:00Z">
        <w:r>
          <w:t xml:space="preserve"> Mt.Gox to become the biggest bitcoin exchange in the world. On 19 November, the bitcoin price reached to US$1100 in China which the highest price ever since the inception of bitcoin</w:t>
        </w:r>
      </w:ins>
      <w:ins w:id="323" w:author="德怡 賴" w:date="2014-04-24T11:06:00Z">
        <w:r w:rsidR="002A0E27">
          <w:t xml:space="preserve"> and the</w:t>
        </w:r>
      </w:ins>
      <w:ins w:id="324" w:author="德怡 賴" w:date="2014-04-24T11:05:00Z">
        <w:r w:rsidR="00B54A13" w:rsidRPr="00B54A13">
          <w:t xml:space="preserve"> popularity of bitcoin has caused the concern of the government in different countries</w:t>
        </w:r>
        <w:r w:rsidR="00B54A13">
          <w:t>.</w:t>
        </w:r>
      </w:ins>
    </w:p>
    <w:p w14:paraId="4629366D" w14:textId="77777777" w:rsidR="00753DE4" w:rsidRPr="004C1826" w:rsidRDefault="00753DE4">
      <w:pPr>
        <w:rPr>
          <w:ins w:id="325" w:author="Tom Tam" w:date="2014-04-12T01:33:00Z"/>
        </w:rPr>
        <w:pPrChange w:id="326" w:author="Tom Tam" w:date="2014-04-12T01:45:00Z">
          <w:pPr>
            <w:pStyle w:val="Heading2"/>
          </w:pPr>
        </w:pPrChange>
      </w:pPr>
    </w:p>
    <w:p w14:paraId="3619BB74" w14:textId="77777777" w:rsidR="002C3817" w:rsidRPr="00453FA1" w:rsidRDefault="000C4FB6" w:rsidP="00453FA1">
      <w:pPr>
        <w:widowControl w:val="0"/>
        <w:tabs>
          <w:tab w:val="left" w:pos="1800"/>
          <w:tab w:val="left" w:pos="3600"/>
          <w:tab w:val="left" w:pos="7920"/>
        </w:tabs>
        <w:autoSpaceDE w:val="0"/>
        <w:autoSpaceDN w:val="0"/>
        <w:adjustRightInd w:val="0"/>
        <w:spacing w:after="0" w:line="240" w:lineRule="auto"/>
        <w:rPr>
          <w:rFonts w:ascii="Helvetica Neue" w:hAnsi="Helvetica Neue" w:cs="Helvetica Neue"/>
          <w:b/>
          <w:bCs/>
          <w:color w:val="1291CE"/>
          <w:spacing w:val="-4"/>
          <w:kern w:val="1"/>
          <w:sz w:val="32"/>
          <w:szCs w:val="32"/>
          <w:rPrChange w:id="327" w:author="德怡 賴" w:date="2014-04-24T11:12:00Z">
            <w:rPr/>
          </w:rPrChange>
        </w:rPr>
        <w:pPrChange w:id="328" w:author="德怡 賴" w:date="2014-04-24T11:12:00Z">
          <w:pPr>
            <w:pStyle w:val="Heading2"/>
          </w:pPr>
        </w:pPrChange>
      </w:pPr>
      <w:r w:rsidRPr="00453FA1">
        <w:rPr>
          <w:rFonts w:ascii="Helvetica Neue" w:hAnsi="Helvetica Neue" w:cs="Helvetica Neue"/>
          <w:b/>
          <w:bCs/>
          <w:color w:val="1291CE"/>
          <w:spacing w:val="-4"/>
          <w:kern w:val="1"/>
          <w:sz w:val="32"/>
          <w:szCs w:val="32"/>
          <w:rPrChange w:id="329" w:author="德怡 賴" w:date="2014-04-24T11:12:00Z">
            <w:rPr/>
          </w:rPrChange>
        </w:rPr>
        <w:t>Governments’ Concerns</w:t>
      </w:r>
    </w:p>
    <w:p w14:paraId="14393267" w14:textId="77777777" w:rsidR="000C4FB6" w:rsidRDefault="000C4FB6">
      <w:r w:rsidRPr="000C4FB6">
        <w:t>In January</w:t>
      </w:r>
      <w:r>
        <w:t xml:space="preserve"> 2014</w:t>
      </w:r>
      <w:r w:rsidRPr="000C4FB6">
        <w:t>, the head of an influential Senate committee on virtual currencies</w:t>
      </w:r>
      <w:r>
        <w:t xml:space="preserve"> </w:t>
      </w:r>
      <w:r w:rsidRPr="000C4FB6">
        <w:t>asked his committee surveyed over 40 countries on their official stances on Bitcoin.</w:t>
      </w:r>
      <w:r w:rsidRPr="000C4FB6">
        <w:rPr>
          <w:rFonts w:hAnsi="Calibri"/>
          <w:color w:val="000000" w:themeColor="text1"/>
          <w:kern w:val="24"/>
        </w:rPr>
        <w:t xml:space="preserve"> </w:t>
      </w:r>
      <w:r w:rsidRPr="000C4FB6">
        <w:t>The survey covered over 40 countries. As you can see, most countries are neutral to Bitcoin at this moment, they don’t officially ban the use of Bitcoin while warning the people about the dark side of 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6"/>
        <w:gridCol w:w="3402"/>
        <w:gridCol w:w="3262"/>
      </w:tblGrid>
      <w:tr w:rsidR="000C4FB6" w:rsidRPr="00497EF4" w14:paraId="185EAC26" w14:textId="77777777" w:rsidTr="00497EF4">
        <w:tc>
          <w:tcPr>
            <w:tcW w:w="2686" w:type="dxa"/>
            <w:shd w:val="clear" w:color="auto" w:fill="FF4B4B"/>
          </w:tcPr>
          <w:p w14:paraId="714F440D" w14:textId="77777777" w:rsidR="000C4FB6" w:rsidRPr="00497EF4" w:rsidRDefault="00497EF4" w:rsidP="00497EF4">
            <w:pPr>
              <w:jc w:val="center"/>
              <w:rPr>
                <w:sz w:val="24"/>
              </w:rPr>
            </w:pPr>
            <w:r w:rsidRPr="00497EF4">
              <w:rPr>
                <w:color w:val="C00000"/>
                <w:sz w:val="24"/>
              </w:rPr>
              <w:t>NEGATIVE</w:t>
            </w:r>
          </w:p>
        </w:tc>
        <w:tc>
          <w:tcPr>
            <w:tcW w:w="3402" w:type="dxa"/>
            <w:shd w:val="clear" w:color="auto" w:fill="FFD966" w:themeFill="accent4" w:themeFillTint="99"/>
          </w:tcPr>
          <w:p w14:paraId="08F28E21" w14:textId="77777777" w:rsidR="000C4FB6" w:rsidRPr="00497EF4" w:rsidRDefault="000C4FB6" w:rsidP="00497EF4">
            <w:pPr>
              <w:jc w:val="center"/>
              <w:rPr>
                <w:sz w:val="24"/>
              </w:rPr>
            </w:pPr>
            <w:r w:rsidRPr="00497EF4">
              <w:rPr>
                <w:color w:val="C45911" w:themeColor="accent2" w:themeShade="BF"/>
                <w:sz w:val="24"/>
              </w:rPr>
              <w:t>NEUTRAL</w:t>
            </w:r>
          </w:p>
        </w:tc>
        <w:tc>
          <w:tcPr>
            <w:tcW w:w="3262" w:type="dxa"/>
            <w:shd w:val="clear" w:color="auto" w:fill="A8D08D" w:themeFill="accent6" w:themeFillTint="99"/>
          </w:tcPr>
          <w:p w14:paraId="5C432E93" w14:textId="77777777" w:rsidR="000C4FB6" w:rsidRPr="00497EF4" w:rsidRDefault="00497EF4" w:rsidP="00497EF4">
            <w:pPr>
              <w:jc w:val="center"/>
              <w:rPr>
                <w:sz w:val="24"/>
              </w:rPr>
            </w:pPr>
            <w:r w:rsidRPr="00497EF4">
              <w:rPr>
                <w:color w:val="538135" w:themeColor="accent6" w:themeShade="BF"/>
                <w:sz w:val="24"/>
              </w:rPr>
              <w:t>POSITIVE</w:t>
            </w:r>
          </w:p>
        </w:tc>
      </w:tr>
      <w:tr w:rsidR="000C4FB6" w14:paraId="15E9F9BE" w14:textId="77777777" w:rsidTr="00497EF4">
        <w:trPr>
          <w:trHeight w:val="10126"/>
        </w:trPr>
        <w:tc>
          <w:tcPr>
            <w:tcW w:w="2686" w:type="dxa"/>
            <w:shd w:val="clear" w:color="auto" w:fill="FF4B4B"/>
          </w:tcPr>
          <w:p w14:paraId="02FEF31E" w14:textId="77777777" w:rsidR="000C4FB6" w:rsidRDefault="000C4FB6" w:rsidP="00497EF4">
            <w:pPr>
              <w:jc w:val="center"/>
            </w:pPr>
            <w:r w:rsidRPr="000C4FB6">
              <w:rPr>
                <w:noProof/>
                <w:lang w:eastAsia="en-US"/>
              </w:rPr>
              <w:drawing>
                <wp:inline distT="0" distB="0" distL="0" distR="0" wp14:anchorId="2198FD12" wp14:editId="053172D6">
                  <wp:extent cx="715021" cy="476250"/>
                  <wp:effectExtent l="19050" t="19050" r="27940" b="1905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8500" cy="478567"/>
                          </a:xfrm>
                          <a:prstGeom prst="rect">
                            <a:avLst/>
                          </a:prstGeom>
                          <a:ln>
                            <a:solidFill>
                              <a:schemeClr val="tx1"/>
                            </a:solidFill>
                          </a:ln>
                        </pic:spPr>
                      </pic:pic>
                    </a:graphicData>
                  </a:graphic>
                </wp:inline>
              </w:drawing>
            </w:r>
            <w:r w:rsidRPr="000C4FB6">
              <w:rPr>
                <w:noProof/>
                <w:lang w:eastAsia="en-US"/>
              </w:rPr>
              <w:drawing>
                <wp:inline distT="0" distB="0" distL="0" distR="0" wp14:anchorId="550F204E" wp14:editId="405742C0">
                  <wp:extent cx="712196" cy="475200"/>
                  <wp:effectExtent l="19050" t="19050" r="12065" b="2032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2196" cy="475200"/>
                          </a:xfrm>
                          <a:prstGeom prst="rect">
                            <a:avLst/>
                          </a:prstGeom>
                          <a:noFill/>
                          <a:ln>
                            <a:solidFill>
                              <a:schemeClr val="tx1"/>
                            </a:solidFill>
                          </a:ln>
                        </pic:spPr>
                      </pic:pic>
                    </a:graphicData>
                  </a:graphic>
                </wp:inline>
              </w:drawing>
            </w:r>
          </w:p>
          <w:p w14:paraId="09C17A0D" w14:textId="77777777" w:rsidR="000C4FB6" w:rsidRDefault="000C4FB6" w:rsidP="00497EF4">
            <w:pPr>
              <w:jc w:val="center"/>
            </w:pPr>
            <w:r w:rsidRPr="000C4FB6">
              <w:rPr>
                <w:noProof/>
                <w:lang w:eastAsia="en-US"/>
              </w:rPr>
              <w:drawing>
                <wp:inline distT="0" distB="0" distL="0" distR="0" wp14:anchorId="6EA8A799" wp14:editId="57328F58">
                  <wp:extent cx="713698" cy="475200"/>
                  <wp:effectExtent l="19050" t="19050" r="10795" b="2032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3698" cy="475200"/>
                          </a:xfrm>
                          <a:prstGeom prst="rect">
                            <a:avLst/>
                          </a:prstGeom>
                          <a:ln>
                            <a:solidFill>
                              <a:schemeClr val="tx1"/>
                            </a:solidFill>
                          </a:ln>
                        </pic:spPr>
                      </pic:pic>
                    </a:graphicData>
                  </a:graphic>
                </wp:inline>
              </w:drawing>
            </w:r>
            <w:r w:rsidRPr="000C4FB6">
              <w:rPr>
                <w:noProof/>
                <w:lang w:eastAsia="en-US"/>
              </w:rPr>
              <w:drawing>
                <wp:inline distT="0" distB="0" distL="0" distR="0" wp14:anchorId="49B1F910" wp14:editId="4BACA956">
                  <wp:extent cx="628183" cy="475200"/>
                  <wp:effectExtent l="19050" t="19050" r="19685" b="2032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8183" cy="475200"/>
                          </a:xfrm>
                          <a:prstGeom prst="rect">
                            <a:avLst/>
                          </a:prstGeom>
                          <a:ln>
                            <a:solidFill>
                              <a:schemeClr val="tx1"/>
                            </a:solidFill>
                          </a:ln>
                        </pic:spPr>
                      </pic:pic>
                    </a:graphicData>
                  </a:graphic>
                </wp:inline>
              </w:drawing>
            </w:r>
          </w:p>
          <w:p w14:paraId="5E740862" w14:textId="77777777" w:rsidR="000C4FB6" w:rsidRDefault="000C4FB6" w:rsidP="00497EF4">
            <w:pPr>
              <w:jc w:val="center"/>
            </w:pPr>
            <w:r w:rsidRPr="000C4FB6">
              <w:rPr>
                <w:noProof/>
                <w:lang w:eastAsia="en-US"/>
              </w:rPr>
              <w:drawing>
                <wp:inline distT="0" distB="0" distL="0" distR="0" wp14:anchorId="39E92FDE" wp14:editId="41DE3981">
                  <wp:extent cx="720508" cy="475200"/>
                  <wp:effectExtent l="19050" t="19050" r="22860" b="2032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0508" cy="475200"/>
                          </a:xfrm>
                          <a:prstGeom prst="rect">
                            <a:avLst/>
                          </a:prstGeom>
                          <a:noFill/>
                          <a:ln>
                            <a:solidFill>
                              <a:schemeClr val="tx1"/>
                            </a:solidFill>
                          </a:ln>
                        </pic:spPr>
                      </pic:pic>
                    </a:graphicData>
                  </a:graphic>
                </wp:inline>
              </w:drawing>
            </w:r>
            <w:r w:rsidRPr="000C4FB6">
              <w:rPr>
                <w:noProof/>
                <w:lang w:eastAsia="en-US"/>
              </w:rPr>
              <w:drawing>
                <wp:inline distT="0" distB="0" distL="0" distR="0" wp14:anchorId="0550EC3F" wp14:editId="0C83F353">
                  <wp:extent cx="713474" cy="475200"/>
                  <wp:effectExtent l="19050" t="19050" r="10795" b="2032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3474" cy="475200"/>
                          </a:xfrm>
                          <a:prstGeom prst="rect">
                            <a:avLst/>
                          </a:prstGeom>
                          <a:ln>
                            <a:solidFill>
                              <a:schemeClr val="tx1"/>
                            </a:solidFill>
                          </a:ln>
                        </pic:spPr>
                      </pic:pic>
                    </a:graphicData>
                  </a:graphic>
                </wp:inline>
              </w:drawing>
            </w:r>
          </w:p>
          <w:p w14:paraId="24728943" w14:textId="77777777" w:rsidR="000C4FB6" w:rsidRDefault="000C4FB6" w:rsidP="00497EF4">
            <w:pPr>
              <w:jc w:val="center"/>
            </w:pPr>
            <w:r w:rsidRPr="000C4FB6">
              <w:rPr>
                <w:noProof/>
                <w:lang w:eastAsia="en-US"/>
              </w:rPr>
              <w:drawing>
                <wp:inline distT="0" distB="0" distL="0" distR="0" wp14:anchorId="3D1A60BD" wp14:editId="37FE053B">
                  <wp:extent cx="712800" cy="475200"/>
                  <wp:effectExtent l="19050" t="19050" r="11430" b="2032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2800" cy="475200"/>
                          </a:xfrm>
                          <a:prstGeom prst="rect">
                            <a:avLst/>
                          </a:prstGeom>
                          <a:ln>
                            <a:solidFill>
                              <a:schemeClr val="tx1"/>
                            </a:solidFill>
                          </a:ln>
                        </pic:spPr>
                      </pic:pic>
                    </a:graphicData>
                  </a:graphic>
                </wp:inline>
              </w:drawing>
            </w:r>
            <w:r w:rsidRPr="000C4FB6">
              <w:rPr>
                <w:noProof/>
                <w:lang w:eastAsia="en-US"/>
              </w:rPr>
              <w:drawing>
                <wp:inline distT="0" distB="0" distL="0" distR="0" wp14:anchorId="271B88B8" wp14:editId="6658BDFA">
                  <wp:extent cx="660022" cy="475200"/>
                  <wp:effectExtent l="19050" t="19050" r="26035" b="2032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0022" cy="475200"/>
                          </a:xfrm>
                          <a:prstGeom prst="rect">
                            <a:avLst/>
                          </a:prstGeom>
                          <a:ln>
                            <a:solidFill>
                              <a:schemeClr val="tx1"/>
                            </a:solidFill>
                          </a:ln>
                        </pic:spPr>
                      </pic:pic>
                    </a:graphicData>
                  </a:graphic>
                </wp:inline>
              </w:drawing>
            </w:r>
          </w:p>
          <w:p w14:paraId="59088895" w14:textId="77777777" w:rsidR="000C4FB6" w:rsidRDefault="000C4FB6" w:rsidP="00497EF4">
            <w:pPr>
              <w:jc w:val="center"/>
            </w:pPr>
            <w:r w:rsidRPr="000C4FB6">
              <w:rPr>
                <w:noProof/>
                <w:lang w:eastAsia="en-US"/>
              </w:rPr>
              <w:drawing>
                <wp:inline distT="0" distB="0" distL="0" distR="0" wp14:anchorId="757D166E" wp14:editId="5AD26867">
                  <wp:extent cx="712800" cy="475200"/>
                  <wp:effectExtent l="19050" t="19050" r="11430" b="2032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2800" cy="475200"/>
                          </a:xfrm>
                          <a:prstGeom prst="rect">
                            <a:avLst/>
                          </a:prstGeom>
                          <a:noFill/>
                          <a:ln>
                            <a:solidFill>
                              <a:schemeClr val="tx1"/>
                            </a:solidFill>
                          </a:ln>
                        </pic:spPr>
                      </pic:pic>
                    </a:graphicData>
                  </a:graphic>
                </wp:inline>
              </w:drawing>
            </w:r>
            <w:r w:rsidRPr="000C4FB6">
              <w:rPr>
                <w:noProof/>
                <w:lang w:eastAsia="en-US"/>
              </w:rPr>
              <w:drawing>
                <wp:inline distT="0" distB="0" distL="0" distR="0" wp14:anchorId="54FC2DBB" wp14:editId="69733181">
                  <wp:extent cx="713249" cy="475200"/>
                  <wp:effectExtent l="19050" t="19050" r="10795" b="20320"/>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3249" cy="475200"/>
                          </a:xfrm>
                          <a:prstGeom prst="rect">
                            <a:avLst/>
                          </a:prstGeom>
                          <a:ln>
                            <a:solidFill>
                              <a:schemeClr val="tx1"/>
                            </a:solidFill>
                          </a:ln>
                        </pic:spPr>
                      </pic:pic>
                    </a:graphicData>
                  </a:graphic>
                </wp:inline>
              </w:drawing>
            </w:r>
          </w:p>
          <w:p w14:paraId="376CB3A4" w14:textId="77777777" w:rsidR="000C4FB6" w:rsidRDefault="000C4FB6" w:rsidP="00497EF4">
            <w:pPr>
              <w:jc w:val="center"/>
            </w:pPr>
            <w:r w:rsidRPr="000C4FB6">
              <w:rPr>
                <w:noProof/>
                <w:lang w:eastAsia="en-US"/>
              </w:rPr>
              <w:drawing>
                <wp:inline distT="0" distB="0" distL="0" distR="0" wp14:anchorId="033F0226" wp14:editId="23422EF1">
                  <wp:extent cx="713456" cy="475200"/>
                  <wp:effectExtent l="19050" t="19050" r="10795" b="20320"/>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3456" cy="475200"/>
                          </a:xfrm>
                          <a:prstGeom prst="rect">
                            <a:avLst/>
                          </a:prstGeom>
                          <a:ln>
                            <a:solidFill>
                              <a:schemeClr val="tx1"/>
                            </a:solidFill>
                          </a:ln>
                        </pic:spPr>
                      </pic:pic>
                    </a:graphicData>
                  </a:graphic>
                </wp:inline>
              </w:drawing>
            </w:r>
          </w:p>
        </w:tc>
        <w:tc>
          <w:tcPr>
            <w:tcW w:w="3402" w:type="dxa"/>
            <w:shd w:val="clear" w:color="auto" w:fill="FFD966" w:themeFill="accent4" w:themeFillTint="99"/>
          </w:tcPr>
          <w:p w14:paraId="6034698D" w14:textId="77777777" w:rsidR="000C4FB6" w:rsidRDefault="000C4FB6" w:rsidP="000C4FB6">
            <w:pPr>
              <w:jc w:val="center"/>
            </w:pPr>
            <w:r w:rsidRPr="000C4FB6">
              <w:rPr>
                <w:noProof/>
                <w:lang w:eastAsia="en-US"/>
              </w:rPr>
              <w:drawing>
                <wp:inline distT="0" distB="0" distL="0" distR="0" wp14:anchorId="3D0FA3CD" wp14:editId="1C0BCE8F">
                  <wp:extent cx="942774" cy="475200"/>
                  <wp:effectExtent l="19050" t="19050" r="10160" b="2032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42774" cy="475200"/>
                          </a:xfrm>
                          <a:prstGeom prst="rect">
                            <a:avLst/>
                          </a:prstGeom>
                          <a:ln>
                            <a:solidFill>
                              <a:schemeClr val="tx1"/>
                            </a:solidFill>
                          </a:ln>
                        </pic:spPr>
                      </pic:pic>
                    </a:graphicData>
                  </a:graphic>
                </wp:inline>
              </w:drawing>
            </w:r>
            <w:r w:rsidRPr="000C4FB6">
              <w:rPr>
                <w:noProof/>
                <w:lang w:eastAsia="en-US"/>
              </w:rPr>
              <w:drawing>
                <wp:inline distT="0" distB="0" distL="0" distR="0" wp14:anchorId="0C000AAF" wp14:editId="78A6A108">
                  <wp:extent cx="950865" cy="475200"/>
                  <wp:effectExtent l="19050" t="19050" r="20955" b="2032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50865" cy="475200"/>
                          </a:xfrm>
                          <a:prstGeom prst="rect">
                            <a:avLst/>
                          </a:prstGeom>
                          <a:ln>
                            <a:solidFill>
                              <a:schemeClr val="tx1"/>
                            </a:solidFill>
                          </a:ln>
                        </pic:spPr>
                      </pic:pic>
                    </a:graphicData>
                  </a:graphic>
                </wp:inline>
              </w:drawing>
            </w:r>
            <w:r w:rsidRPr="000C4FB6">
              <w:rPr>
                <w:noProof/>
                <w:lang w:eastAsia="en-US"/>
              </w:rPr>
              <w:drawing>
                <wp:inline distT="0" distB="0" distL="0" distR="0" wp14:anchorId="2B7C985C" wp14:editId="65EDBCFD">
                  <wp:extent cx="942774" cy="475200"/>
                  <wp:effectExtent l="19050" t="19050" r="10160" b="2032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42774" cy="475200"/>
                          </a:xfrm>
                          <a:prstGeom prst="rect">
                            <a:avLst/>
                          </a:prstGeom>
                          <a:ln>
                            <a:solidFill>
                              <a:schemeClr val="tx1"/>
                            </a:solidFill>
                          </a:ln>
                        </pic:spPr>
                      </pic:pic>
                    </a:graphicData>
                  </a:graphic>
                </wp:inline>
              </w:drawing>
            </w:r>
            <w:r w:rsidRPr="000C4FB6">
              <w:rPr>
                <w:noProof/>
                <w:lang w:eastAsia="en-US"/>
              </w:rPr>
              <w:drawing>
                <wp:inline distT="0" distB="0" distL="0" distR="0" wp14:anchorId="6C781F42" wp14:editId="57540FA6">
                  <wp:extent cx="950400" cy="475200"/>
                  <wp:effectExtent l="19050" t="19050" r="21590" b="2032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50400" cy="475200"/>
                          </a:xfrm>
                          <a:prstGeom prst="rect">
                            <a:avLst/>
                          </a:prstGeom>
                          <a:ln>
                            <a:solidFill>
                              <a:schemeClr val="tx1"/>
                            </a:solidFill>
                          </a:ln>
                        </pic:spPr>
                      </pic:pic>
                    </a:graphicData>
                  </a:graphic>
                </wp:inline>
              </w:drawing>
            </w:r>
            <w:r w:rsidRPr="000C4FB6">
              <w:rPr>
                <w:noProof/>
                <w:lang w:eastAsia="en-US"/>
              </w:rPr>
              <w:drawing>
                <wp:inline distT="0" distB="0" distL="0" distR="0" wp14:anchorId="4EE94A11" wp14:editId="66CB4431">
                  <wp:extent cx="950865" cy="475200"/>
                  <wp:effectExtent l="19050" t="19050" r="20955" b="2032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50865" cy="475200"/>
                          </a:xfrm>
                          <a:prstGeom prst="rect">
                            <a:avLst/>
                          </a:prstGeom>
                          <a:ln>
                            <a:solidFill>
                              <a:schemeClr val="tx1"/>
                            </a:solidFill>
                          </a:ln>
                        </pic:spPr>
                      </pic:pic>
                    </a:graphicData>
                  </a:graphic>
                </wp:inline>
              </w:drawing>
            </w:r>
            <w:r w:rsidRPr="000C4FB6">
              <w:rPr>
                <w:noProof/>
                <w:lang w:eastAsia="en-US"/>
              </w:rPr>
              <w:drawing>
                <wp:inline distT="0" distB="0" distL="0" distR="0" wp14:anchorId="1F03F9B9" wp14:editId="768FF396">
                  <wp:extent cx="950842" cy="475200"/>
                  <wp:effectExtent l="19050" t="19050" r="20955" b="20320"/>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50842" cy="475200"/>
                          </a:xfrm>
                          <a:prstGeom prst="rect">
                            <a:avLst/>
                          </a:prstGeom>
                          <a:ln>
                            <a:solidFill>
                              <a:schemeClr val="tx1"/>
                            </a:solidFill>
                          </a:ln>
                        </pic:spPr>
                      </pic:pic>
                    </a:graphicData>
                  </a:graphic>
                </wp:inline>
              </w:drawing>
            </w:r>
            <w:r w:rsidRPr="000C4FB6">
              <w:rPr>
                <w:noProof/>
                <w:lang w:eastAsia="en-US"/>
              </w:rPr>
              <w:drawing>
                <wp:inline distT="0" distB="0" distL="0" distR="0" wp14:anchorId="0B80C957" wp14:editId="66B8CE38">
                  <wp:extent cx="950860" cy="475200"/>
                  <wp:effectExtent l="19050" t="19050" r="20955" b="2032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50860" cy="475200"/>
                          </a:xfrm>
                          <a:prstGeom prst="rect">
                            <a:avLst/>
                          </a:prstGeom>
                          <a:ln>
                            <a:solidFill>
                              <a:schemeClr val="tx1"/>
                            </a:solidFill>
                          </a:ln>
                        </pic:spPr>
                      </pic:pic>
                    </a:graphicData>
                  </a:graphic>
                </wp:inline>
              </w:drawing>
            </w:r>
            <w:r w:rsidRPr="000C4FB6">
              <w:rPr>
                <w:noProof/>
                <w:lang w:eastAsia="en-US"/>
              </w:rPr>
              <w:drawing>
                <wp:inline distT="0" distB="0" distL="0" distR="0" wp14:anchorId="5ACC1C59" wp14:editId="636872A6">
                  <wp:extent cx="713203" cy="475200"/>
                  <wp:effectExtent l="19050" t="19050" r="10795" b="2032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3203" cy="475200"/>
                          </a:xfrm>
                          <a:prstGeom prst="rect">
                            <a:avLst/>
                          </a:prstGeom>
                          <a:ln>
                            <a:solidFill>
                              <a:schemeClr val="tx1"/>
                            </a:solidFill>
                          </a:ln>
                        </pic:spPr>
                      </pic:pic>
                    </a:graphicData>
                  </a:graphic>
                </wp:inline>
              </w:drawing>
            </w:r>
            <w:r w:rsidRPr="000C4FB6">
              <w:rPr>
                <w:noProof/>
                <w:lang w:eastAsia="en-US"/>
              </w:rPr>
              <w:drawing>
                <wp:inline distT="0" distB="0" distL="0" distR="0" wp14:anchorId="39032EDC" wp14:editId="4A297E9F">
                  <wp:extent cx="713360" cy="475200"/>
                  <wp:effectExtent l="19050" t="19050" r="10795" b="20320"/>
                  <wp:docPr id="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3360" cy="475200"/>
                          </a:xfrm>
                          <a:prstGeom prst="rect">
                            <a:avLst/>
                          </a:prstGeom>
                          <a:ln>
                            <a:solidFill>
                              <a:schemeClr val="tx1"/>
                            </a:solidFill>
                          </a:ln>
                        </pic:spPr>
                      </pic:pic>
                    </a:graphicData>
                  </a:graphic>
                </wp:inline>
              </w:drawing>
            </w:r>
            <w:r w:rsidRPr="000C4FB6">
              <w:rPr>
                <w:noProof/>
                <w:lang w:eastAsia="en-US"/>
              </w:rPr>
              <w:drawing>
                <wp:inline distT="0" distB="0" distL="0" distR="0" wp14:anchorId="34EB654A" wp14:editId="4599A552">
                  <wp:extent cx="709077" cy="475200"/>
                  <wp:effectExtent l="19050" t="19050" r="15240" b="2032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9077" cy="475200"/>
                          </a:xfrm>
                          <a:prstGeom prst="rect">
                            <a:avLst/>
                          </a:prstGeom>
                          <a:ln>
                            <a:solidFill>
                              <a:schemeClr val="tx1"/>
                            </a:solidFill>
                          </a:ln>
                        </pic:spPr>
                      </pic:pic>
                    </a:graphicData>
                  </a:graphic>
                </wp:inline>
              </w:drawing>
            </w:r>
            <w:r w:rsidRPr="000C4FB6">
              <w:rPr>
                <w:noProof/>
                <w:lang w:eastAsia="en-US"/>
              </w:rPr>
              <w:drawing>
                <wp:inline distT="0" distB="0" distL="0" distR="0" wp14:anchorId="326801AC" wp14:editId="5B14F6E1">
                  <wp:extent cx="713803" cy="475200"/>
                  <wp:effectExtent l="19050" t="19050" r="10160" b="2032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13803" cy="475200"/>
                          </a:xfrm>
                          <a:prstGeom prst="rect">
                            <a:avLst/>
                          </a:prstGeom>
                          <a:ln>
                            <a:solidFill>
                              <a:schemeClr val="tx1"/>
                            </a:solidFill>
                          </a:ln>
                        </pic:spPr>
                      </pic:pic>
                    </a:graphicData>
                  </a:graphic>
                </wp:inline>
              </w:drawing>
            </w:r>
            <w:r w:rsidRPr="000C4FB6">
              <w:rPr>
                <w:noProof/>
                <w:lang w:eastAsia="en-US"/>
              </w:rPr>
              <w:drawing>
                <wp:inline distT="0" distB="0" distL="0" distR="0" wp14:anchorId="4E4FF5F2" wp14:editId="6C9B2771">
                  <wp:extent cx="713631" cy="475200"/>
                  <wp:effectExtent l="19050" t="19050" r="10795" b="2032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13631" cy="475200"/>
                          </a:xfrm>
                          <a:prstGeom prst="rect">
                            <a:avLst/>
                          </a:prstGeom>
                          <a:ln>
                            <a:solidFill>
                              <a:schemeClr val="tx1"/>
                            </a:solidFill>
                          </a:ln>
                        </pic:spPr>
                      </pic:pic>
                    </a:graphicData>
                  </a:graphic>
                </wp:inline>
              </w:drawing>
            </w:r>
            <w:r w:rsidRPr="000C4FB6">
              <w:rPr>
                <w:noProof/>
                <w:lang w:eastAsia="en-US"/>
              </w:rPr>
              <w:drawing>
                <wp:inline distT="0" distB="0" distL="0" distR="0" wp14:anchorId="174514C9" wp14:editId="503B2AE0">
                  <wp:extent cx="746929" cy="475200"/>
                  <wp:effectExtent l="19050" t="19050" r="15240" b="2032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6929" cy="475200"/>
                          </a:xfrm>
                          <a:prstGeom prst="rect">
                            <a:avLst/>
                          </a:prstGeom>
                          <a:ln>
                            <a:solidFill>
                              <a:schemeClr val="tx1"/>
                            </a:solidFill>
                          </a:ln>
                        </pic:spPr>
                      </pic:pic>
                    </a:graphicData>
                  </a:graphic>
                </wp:inline>
              </w:drawing>
            </w:r>
            <w:r w:rsidRPr="000C4FB6">
              <w:rPr>
                <w:noProof/>
                <w:lang w:eastAsia="en-US"/>
              </w:rPr>
              <w:drawing>
                <wp:inline distT="0" distB="0" distL="0" distR="0" wp14:anchorId="08E8B4A3" wp14:editId="62667BD9">
                  <wp:extent cx="713414" cy="475200"/>
                  <wp:effectExtent l="19050" t="19050" r="10795" b="2032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13414" cy="475200"/>
                          </a:xfrm>
                          <a:prstGeom prst="rect">
                            <a:avLst/>
                          </a:prstGeom>
                          <a:ln>
                            <a:solidFill>
                              <a:schemeClr val="tx1"/>
                            </a:solidFill>
                          </a:ln>
                        </pic:spPr>
                      </pic:pic>
                    </a:graphicData>
                  </a:graphic>
                </wp:inline>
              </w:drawing>
            </w:r>
            <w:r w:rsidRPr="000C4FB6">
              <w:rPr>
                <w:noProof/>
                <w:lang w:eastAsia="en-US"/>
              </w:rPr>
              <w:drawing>
                <wp:inline distT="0" distB="0" distL="0" distR="0" wp14:anchorId="10AA1B3C" wp14:editId="68E399BF">
                  <wp:extent cx="713210" cy="475200"/>
                  <wp:effectExtent l="19050" t="19050" r="10795" b="2032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13210" cy="475200"/>
                          </a:xfrm>
                          <a:prstGeom prst="rect">
                            <a:avLst/>
                          </a:prstGeom>
                          <a:ln>
                            <a:solidFill>
                              <a:schemeClr val="tx1"/>
                            </a:solidFill>
                          </a:ln>
                        </pic:spPr>
                      </pic:pic>
                    </a:graphicData>
                  </a:graphic>
                </wp:inline>
              </w:drawing>
            </w:r>
            <w:r w:rsidRPr="000C4FB6">
              <w:rPr>
                <w:noProof/>
                <w:lang w:eastAsia="en-US"/>
              </w:rPr>
              <w:drawing>
                <wp:inline distT="0" distB="0" distL="0" distR="0" wp14:anchorId="7E8E2321" wp14:editId="2DE694A9">
                  <wp:extent cx="791721" cy="475200"/>
                  <wp:effectExtent l="19050" t="19050" r="27940" b="2032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91721" cy="475200"/>
                          </a:xfrm>
                          <a:prstGeom prst="rect">
                            <a:avLst/>
                          </a:prstGeom>
                          <a:ln>
                            <a:solidFill>
                              <a:schemeClr val="tx1"/>
                            </a:solidFill>
                          </a:ln>
                        </pic:spPr>
                      </pic:pic>
                    </a:graphicData>
                  </a:graphic>
                </wp:inline>
              </w:drawing>
            </w:r>
            <w:r w:rsidRPr="000C4FB6">
              <w:rPr>
                <w:noProof/>
                <w:lang w:eastAsia="en-US"/>
              </w:rPr>
              <w:drawing>
                <wp:inline distT="0" distB="0" distL="0" distR="0" wp14:anchorId="01E1F1FD" wp14:editId="540D1B2D">
                  <wp:extent cx="760671" cy="475200"/>
                  <wp:effectExtent l="19050" t="19050" r="20955" b="2032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60671" cy="475200"/>
                          </a:xfrm>
                          <a:prstGeom prst="rect">
                            <a:avLst/>
                          </a:prstGeom>
                          <a:ln>
                            <a:solidFill>
                              <a:schemeClr val="tx1"/>
                            </a:solidFill>
                          </a:ln>
                        </pic:spPr>
                      </pic:pic>
                    </a:graphicData>
                  </a:graphic>
                </wp:inline>
              </w:drawing>
            </w:r>
            <w:r w:rsidRPr="000C4FB6">
              <w:rPr>
                <w:noProof/>
                <w:lang w:eastAsia="en-US"/>
              </w:rPr>
              <w:drawing>
                <wp:inline distT="0" distB="0" distL="0" distR="0" wp14:anchorId="15D863E5" wp14:editId="297D0ACE">
                  <wp:extent cx="713523" cy="475200"/>
                  <wp:effectExtent l="19050" t="19050" r="10795" b="20320"/>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3523" cy="475200"/>
                          </a:xfrm>
                          <a:prstGeom prst="rect">
                            <a:avLst/>
                          </a:prstGeom>
                          <a:ln>
                            <a:solidFill>
                              <a:schemeClr val="tx1"/>
                            </a:solidFill>
                          </a:ln>
                        </pic:spPr>
                      </pic:pic>
                    </a:graphicData>
                  </a:graphic>
                </wp:inline>
              </w:drawing>
            </w:r>
            <w:r w:rsidRPr="000C4FB6">
              <w:rPr>
                <w:noProof/>
                <w:lang w:eastAsia="en-US"/>
              </w:rPr>
              <w:drawing>
                <wp:inline distT="0" distB="0" distL="0" distR="0" wp14:anchorId="3D1446AB" wp14:editId="4DE7F30D">
                  <wp:extent cx="653256" cy="475200"/>
                  <wp:effectExtent l="19050" t="19050" r="13970" b="2032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3256" cy="475200"/>
                          </a:xfrm>
                          <a:prstGeom prst="rect">
                            <a:avLst/>
                          </a:prstGeom>
                          <a:ln>
                            <a:solidFill>
                              <a:schemeClr val="tx1"/>
                            </a:solidFill>
                          </a:ln>
                        </pic:spPr>
                      </pic:pic>
                    </a:graphicData>
                  </a:graphic>
                </wp:inline>
              </w:drawing>
            </w:r>
            <w:r w:rsidRPr="000C4FB6">
              <w:rPr>
                <w:noProof/>
                <w:lang w:eastAsia="en-US"/>
              </w:rPr>
              <w:drawing>
                <wp:inline distT="0" distB="0" distL="0" distR="0" wp14:anchorId="566406E6" wp14:editId="566982D7">
                  <wp:extent cx="713414" cy="475200"/>
                  <wp:effectExtent l="19050" t="19050" r="10795" b="2032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13414" cy="475200"/>
                          </a:xfrm>
                          <a:prstGeom prst="rect">
                            <a:avLst/>
                          </a:prstGeom>
                          <a:ln>
                            <a:solidFill>
                              <a:schemeClr val="tx1"/>
                            </a:solidFill>
                          </a:ln>
                        </pic:spPr>
                      </pic:pic>
                    </a:graphicData>
                  </a:graphic>
                </wp:inline>
              </w:drawing>
            </w:r>
            <w:r w:rsidRPr="000C4FB6">
              <w:rPr>
                <w:noProof/>
                <w:lang w:eastAsia="en-US"/>
              </w:rPr>
              <w:drawing>
                <wp:inline distT="0" distB="0" distL="0" distR="0" wp14:anchorId="28CD516A" wp14:editId="67B92B25">
                  <wp:extent cx="713579" cy="475200"/>
                  <wp:effectExtent l="19050" t="19050" r="10795" b="2032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13579" cy="475200"/>
                          </a:xfrm>
                          <a:prstGeom prst="rect">
                            <a:avLst/>
                          </a:prstGeom>
                          <a:ln>
                            <a:solidFill>
                              <a:schemeClr val="tx1"/>
                            </a:solidFill>
                          </a:ln>
                        </pic:spPr>
                      </pic:pic>
                    </a:graphicData>
                  </a:graphic>
                </wp:inline>
              </w:drawing>
            </w:r>
            <w:r w:rsidRPr="000C4FB6">
              <w:rPr>
                <w:noProof/>
                <w:lang w:eastAsia="en-US"/>
              </w:rPr>
              <w:drawing>
                <wp:inline distT="0" distB="0" distL="0" distR="0" wp14:anchorId="45B909E6" wp14:editId="66BDA620">
                  <wp:extent cx="712800" cy="475200"/>
                  <wp:effectExtent l="19050" t="19050" r="11430" b="2032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12800" cy="475200"/>
                          </a:xfrm>
                          <a:prstGeom prst="rect">
                            <a:avLst/>
                          </a:prstGeom>
                          <a:ln>
                            <a:solidFill>
                              <a:schemeClr val="tx1"/>
                            </a:solidFill>
                          </a:ln>
                        </pic:spPr>
                      </pic:pic>
                    </a:graphicData>
                  </a:graphic>
                </wp:inline>
              </w:drawing>
            </w:r>
            <w:r w:rsidRPr="000C4FB6">
              <w:rPr>
                <w:noProof/>
                <w:lang w:eastAsia="en-US"/>
              </w:rPr>
              <w:drawing>
                <wp:inline distT="0" distB="0" distL="0" distR="0" wp14:anchorId="149B1735" wp14:editId="1CD61037">
                  <wp:extent cx="713566" cy="475200"/>
                  <wp:effectExtent l="19050" t="19050" r="10795" b="2032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13566" cy="475200"/>
                          </a:xfrm>
                          <a:prstGeom prst="rect">
                            <a:avLst/>
                          </a:prstGeom>
                          <a:ln>
                            <a:solidFill>
                              <a:schemeClr val="tx1"/>
                            </a:solidFill>
                          </a:ln>
                        </pic:spPr>
                      </pic:pic>
                    </a:graphicData>
                  </a:graphic>
                </wp:inline>
              </w:drawing>
            </w:r>
            <w:r w:rsidRPr="000C4FB6">
              <w:rPr>
                <w:noProof/>
                <w:lang w:eastAsia="en-US"/>
              </w:rPr>
              <w:drawing>
                <wp:inline distT="0" distB="0" distL="0" distR="0" wp14:anchorId="5B38DE27" wp14:editId="2FAF65A5">
                  <wp:extent cx="712800" cy="475200"/>
                  <wp:effectExtent l="19050" t="19050" r="11430" b="20320"/>
                  <wp:docPr id="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12800" cy="475200"/>
                          </a:xfrm>
                          <a:prstGeom prst="rect">
                            <a:avLst/>
                          </a:prstGeom>
                          <a:ln>
                            <a:solidFill>
                              <a:schemeClr val="tx1"/>
                            </a:solidFill>
                          </a:ln>
                        </pic:spPr>
                      </pic:pic>
                    </a:graphicData>
                  </a:graphic>
                </wp:inline>
              </w:drawing>
            </w:r>
          </w:p>
        </w:tc>
        <w:tc>
          <w:tcPr>
            <w:tcW w:w="3262" w:type="dxa"/>
            <w:shd w:val="clear" w:color="auto" w:fill="A8D08D" w:themeFill="accent6" w:themeFillTint="99"/>
          </w:tcPr>
          <w:p w14:paraId="55C2314B" w14:textId="77777777" w:rsidR="000C4FB6" w:rsidRDefault="00497EF4" w:rsidP="00497EF4">
            <w:pPr>
              <w:jc w:val="center"/>
            </w:pPr>
            <w:r w:rsidRPr="00497EF4">
              <w:rPr>
                <w:noProof/>
                <w:lang w:eastAsia="en-US"/>
              </w:rPr>
              <w:drawing>
                <wp:inline distT="0" distB="0" distL="0" distR="0" wp14:anchorId="76DB3EDC" wp14:editId="5407688B">
                  <wp:extent cx="902970" cy="474980"/>
                  <wp:effectExtent l="19050" t="19050" r="11430" b="20320"/>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02970" cy="474980"/>
                          </a:xfrm>
                          <a:prstGeom prst="rect">
                            <a:avLst/>
                          </a:prstGeom>
                          <a:ln>
                            <a:solidFill>
                              <a:schemeClr val="tx1"/>
                            </a:solidFill>
                          </a:ln>
                        </pic:spPr>
                      </pic:pic>
                    </a:graphicData>
                  </a:graphic>
                </wp:inline>
              </w:drawing>
            </w:r>
            <w:r w:rsidRPr="00497EF4">
              <w:rPr>
                <w:noProof/>
                <w:lang w:eastAsia="en-US"/>
              </w:rPr>
              <w:drawing>
                <wp:inline distT="0" distB="0" distL="0" distR="0" wp14:anchorId="3B42889E" wp14:editId="027FF35D">
                  <wp:extent cx="943089" cy="475200"/>
                  <wp:effectExtent l="19050" t="19050" r="9525" b="2032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43089" cy="475200"/>
                          </a:xfrm>
                          <a:prstGeom prst="rect">
                            <a:avLst/>
                          </a:prstGeom>
                          <a:ln>
                            <a:solidFill>
                              <a:schemeClr val="tx1"/>
                            </a:solidFill>
                          </a:ln>
                        </pic:spPr>
                      </pic:pic>
                    </a:graphicData>
                  </a:graphic>
                </wp:inline>
              </w:drawing>
            </w:r>
            <w:r w:rsidRPr="00497EF4">
              <w:rPr>
                <w:noProof/>
                <w:lang w:eastAsia="en-US"/>
              </w:rPr>
              <w:drawing>
                <wp:inline distT="0" distB="0" distL="0" distR="0" wp14:anchorId="01A7E1B9" wp14:editId="208B2CC2">
                  <wp:extent cx="777423" cy="475200"/>
                  <wp:effectExtent l="19050" t="19050" r="22860" b="2032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77423" cy="475200"/>
                          </a:xfrm>
                          <a:prstGeom prst="rect">
                            <a:avLst/>
                          </a:prstGeom>
                          <a:ln>
                            <a:solidFill>
                              <a:schemeClr val="tx1"/>
                            </a:solidFill>
                          </a:ln>
                        </pic:spPr>
                      </pic:pic>
                    </a:graphicData>
                  </a:graphic>
                </wp:inline>
              </w:drawing>
            </w:r>
            <w:r w:rsidRPr="00497EF4">
              <w:rPr>
                <w:noProof/>
                <w:lang w:eastAsia="en-US"/>
              </w:rPr>
              <w:drawing>
                <wp:inline distT="0" distB="0" distL="0" distR="0" wp14:anchorId="1640E1F2" wp14:editId="5228AE95">
                  <wp:extent cx="785495" cy="474980"/>
                  <wp:effectExtent l="19050" t="19050" r="14605" b="2032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85495" cy="474980"/>
                          </a:xfrm>
                          <a:prstGeom prst="rect">
                            <a:avLst/>
                          </a:prstGeom>
                          <a:ln>
                            <a:solidFill>
                              <a:schemeClr val="tx1"/>
                            </a:solidFill>
                          </a:ln>
                        </pic:spPr>
                      </pic:pic>
                    </a:graphicData>
                  </a:graphic>
                </wp:inline>
              </w:drawing>
            </w:r>
            <w:r w:rsidRPr="00497EF4">
              <w:rPr>
                <w:noProof/>
                <w:lang w:eastAsia="en-US"/>
              </w:rPr>
              <w:drawing>
                <wp:inline distT="0" distB="0" distL="0" distR="0" wp14:anchorId="7DBE6C05" wp14:editId="0D42F4E7">
                  <wp:extent cx="676246" cy="475200"/>
                  <wp:effectExtent l="19050" t="19050" r="10160" b="2032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76246" cy="475200"/>
                          </a:xfrm>
                          <a:prstGeom prst="rect">
                            <a:avLst/>
                          </a:prstGeom>
                          <a:ln>
                            <a:solidFill>
                              <a:schemeClr val="tx1"/>
                            </a:solidFill>
                          </a:ln>
                        </pic:spPr>
                      </pic:pic>
                    </a:graphicData>
                  </a:graphic>
                </wp:inline>
              </w:drawing>
            </w:r>
            <w:r w:rsidRPr="00497EF4">
              <w:rPr>
                <w:noProof/>
                <w:lang w:eastAsia="en-US"/>
              </w:rPr>
              <w:drawing>
                <wp:inline distT="0" distB="0" distL="0" distR="0" wp14:anchorId="5CBA09C6" wp14:editId="6815D22F">
                  <wp:extent cx="792000" cy="475200"/>
                  <wp:effectExtent l="19050" t="19050" r="27305" b="2032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92000" cy="475200"/>
                          </a:xfrm>
                          <a:prstGeom prst="rect">
                            <a:avLst/>
                          </a:prstGeom>
                          <a:ln>
                            <a:solidFill>
                              <a:schemeClr val="tx1"/>
                            </a:solidFill>
                          </a:ln>
                        </pic:spPr>
                      </pic:pic>
                    </a:graphicData>
                  </a:graphic>
                </wp:inline>
              </w:drawing>
            </w:r>
            <w:r w:rsidRPr="00497EF4">
              <w:rPr>
                <w:noProof/>
                <w:lang w:eastAsia="en-US"/>
              </w:rPr>
              <w:drawing>
                <wp:inline distT="0" distB="0" distL="0" distR="0" wp14:anchorId="282D4C70" wp14:editId="6CDA25B9">
                  <wp:extent cx="950399" cy="475200"/>
                  <wp:effectExtent l="19050" t="19050" r="21590" b="2032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950399" cy="475200"/>
                          </a:xfrm>
                          <a:prstGeom prst="rect">
                            <a:avLst/>
                          </a:prstGeom>
                          <a:ln>
                            <a:solidFill>
                              <a:schemeClr val="tx1"/>
                            </a:solidFill>
                          </a:ln>
                        </pic:spPr>
                      </pic:pic>
                    </a:graphicData>
                  </a:graphic>
                </wp:inline>
              </w:drawing>
            </w:r>
          </w:p>
        </w:tc>
      </w:tr>
    </w:tbl>
    <w:p w14:paraId="4C1EAC4A" w14:textId="77777777" w:rsidR="00497EF4" w:rsidRDefault="00497EF4"/>
    <w:p w14:paraId="4FC46A8C" w14:textId="77777777" w:rsidR="00497EF4" w:rsidRDefault="00497EF4" w:rsidP="00497EF4">
      <w:r>
        <w:br w:type="page"/>
      </w:r>
    </w:p>
    <w:p w14:paraId="3D386AA1" w14:textId="77777777" w:rsidR="000C4FB6" w:rsidRDefault="00497EF4">
      <w:r>
        <w:t>Here are the highlight of some countries</w:t>
      </w:r>
      <w:r w:rsidR="00507BDC">
        <w:t>’ stance</w:t>
      </w:r>
      <w:r>
        <w:t xml:space="preserve"> towards Bitcoin:</w:t>
      </w:r>
    </w:p>
    <w:p w14:paraId="385F804D" w14:textId="77777777" w:rsidR="00497EF4" w:rsidRDefault="00497EF4" w:rsidP="00420057">
      <w:pPr>
        <w:jc w:val="both"/>
      </w:pPr>
      <w:r w:rsidRPr="00497EF4">
        <w:rPr>
          <w:noProof/>
          <w:lang w:eastAsia="en-US"/>
        </w:rPr>
        <w:drawing>
          <wp:anchor distT="0" distB="0" distL="114300" distR="114300" simplePos="0" relativeHeight="251659264" behindDoc="0" locked="0" layoutInCell="1" allowOverlap="1" wp14:anchorId="07E61D87" wp14:editId="22076623">
            <wp:simplePos x="0" y="0"/>
            <wp:positionH relativeFrom="margin">
              <wp:align>left</wp:align>
            </wp:positionH>
            <wp:positionV relativeFrom="paragraph">
              <wp:posOffset>609600</wp:posOffset>
            </wp:positionV>
            <wp:extent cx="784800" cy="551229"/>
            <wp:effectExtent l="19050" t="19050" r="15875" b="20320"/>
            <wp:wrapSquare wrapText="bothSides"/>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84800" cy="55122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497EF4">
        <w:rPr>
          <w:noProof/>
          <w:lang w:eastAsia="en-US"/>
        </w:rPr>
        <w:drawing>
          <wp:anchor distT="0" distB="0" distL="114300" distR="114300" simplePos="0" relativeHeight="251658240" behindDoc="0" locked="0" layoutInCell="1" allowOverlap="1" wp14:anchorId="10E618FF" wp14:editId="66599EAA">
            <wp:simplePos x="0" y="0"/>
            <wp:positionH relativeFrom="column">
              <wp:posOffset>19050</wp:posOffset>
            </wp:positionH>
            <wp:positionV relativeFrom="paragraph">
              <wp:posOffset>19050</wp:posOffset>
            </wp:positionV>
            <wp:extent cx="785495" cy="474980"/>
            <wp:effectExtent l="19050" t="19050" r="14605" b="20320"/>
            <wp:wrapSquare wrapText="bothSides"/>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85495" cy="474980"/>
                    </a:xfrm>
                    <a:prstGeom prst="rect">
                      <a:avLst/>
                    </a:prstGeom>
                    <a:ln>
                      <a:solidFill>
                        <a:schemeClr val="tx1"/>
                      </a:solidFill>
                    </a:ln>
                  </pic:spPr>
                </pic:pic>
              </a:graphicData>
            </a:graphic>
          </wp:anchor>
        </w:drawing>
      </w:r>
      <w:r w:rsidRPr="00497EF4">
        <w:t>Alderney is trying to take the lead and become the central hub for the bitcoin, by minting and issuing physical bitcoins and creating an international center with a bitcoin storage vault service that complies with anti-money laundering rules</w:t>
      </w:r>
      <w:r>
        <w:t>.</w:t>
      </w:r>
    </w:p>
    <w:p w14:paraId="42C9CD55" w14:textId="77777777" w:rsidR="00497EF4" w:rsidRPr="00497EF4" w:rsidRDefault="00497EF4" w:rsidP="00420057">
      <w:pPr>
        <w:jc w:val="both"/>
      </w:pPr>
      <w:r w:rsidRPr="00497EF4">
        <w:t>Brazil passed a law in October 2013 specifically for electronic currencies</w:t>
      </w:r>
    </w:p>
    <w:p w14:paraId="52D71B08" w14:textId="77777777" w:rsidR="00497EF4" w:rsidRDefault="00497EF4" w:rsidP="00420057">
      <w:pPr>
        <w:jc w:val="both"/>
      </w:pPr>
    </w:p>
    <w:p w14:paraId="2134E3FD" w14:textId="77777777" w:rsidR="00497EF4" w:rsidRPr="00497EF4" w:rsidRDefault="00497EF4" w:rsidP="00420057">
      <w:pPr>
        <w:jc w:val="both"/>
      </w:pPr>
      <w:r w:rsidRPr="00497EF4">
        <w:rPr>
          <w:noProof/>
          <w:lang w:eastAsia="en-US"/>
        </w:rPr>
        <w:drawing>
          <wp:anchor distT="0" distB="0" distL="114300" distR="114300" simplePos="0" relativeHeight="251660288" behindDoc="0" locked="0" layoutInCell="1" allowOverlap="1" wp14:anchorId="1728CA29" wp14:editId="12E037AD">
            <wp:simplePos x="0" y="0"/>
            <wp:positionH relativeFrom="margin">
              <wp:align>left</wp:align>
            </wp:positionH>
            <wp:positionV relativeFrom="paragraph">
              <wp:posOffset>31750</wp:posOffset>
            </wp:positionV>
            <wp:extent cx="784800" cy="395170"/>
            <wp:effectExtent l="19050" t="19050" r="15875" b="24130"/>
            <wp:wrapSquare wrapText="bothSides"/>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84800" cy="3951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497EF4">
        <w:t>Canada welcomed the first Bitcoin ATM last year.</w:t>
      </w:r>
    </w:p>
    <w:p w14:paraId="051B31D6" w14:textId="77777777" w:rsidR="00497EF4" w:rsidRPr="00497EF4" w:rsidRDefault="00497EF4" w:rsidP="00420057">
      <w:pPr>
        <w:jc w:val="both"/>
      </w:pPr>
      <w:r w:rsidRPr="00497EF4">
        <w:rPr>
          <w:noProof/>
          <w:lang w:eastAsia="en-US"/>
        </w:rPr>
        <w:drawing>
          <wp:anchor distT="0" distB="0" distL="114300" distR="114300" simplePos="0" relativeHeight="251661312" behindDoc="0" locked="0" layoutInCell="1" allowOverlap="1" wp14:anchorId="3EC4A4D7" wp14:editId="18F4A067">
            <wp:simplePos x="0" y="0"/>
            <wp:positionH relativeFrom="margin">
              <wp:align>left</wp:align>
            </wp:positionH>
            <wp:positionV relativeFrom="paragraph">
              <wp:posOffset>232410</wp:posOffset>
            </wp:positionV>
            <wp:extent cx="784800" cy="470880"/>
            <wp:effectExtent l="19050" t="19050" r="15875" b="24765"/>
            <wp:wrapSquare wrapText="bothSides"/>
            <wp:docPr id="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84800" cy="4708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5398CF" w14:textId="77777777" w:rsidR="00497EF4" w:rsidRPr="00497EF4" w:rsidRDefault="00497EF4" w:rsidP="00420057">
      <w:pPr>
        <w:jc w:val="both"/>
      </w:pPr>
      <w:r w:rsidRPr="00497EF4">
        <w:t>Germany treats Bitcoin as foreign currency</w:t>
      </w:r>
    </w:p>
    <w:p w14:paraId="451A34A3" w14:textId="77777777" w:rsidR="00420057" w:rsidRDefault="00497EF4" w:rsidP="00420057">
      <w:pPr>
        <w:jc w:val="both"/>
      </w:pPr>
      <w:r w:rsidRPr="00497EF4">
        <w:rPr>
          <w:noProof/>
          <w:lang w:eastAsia="en-US"/>
        </w:rPr>
        <w:drawing>
          <wp:anchor distT="0" distB="0" distL="114300" distR="114300" simplePos="0" relativeHeight="251662336" behindDoc="0" locked="0" layoutInCell="1" allowOverlap="1" wp14:anchorId="7BBA5027" wp14:editId="35A1E5F9">
            <wp:simplePos x="0" y="0"/>
            <wp:positionH relativeFrom="margin">
              <wp:align>left</wp:align>
            </wp:positionH>
            <wp:positionV relativeFrom="paragraph">
              <wp:posOffset>204470</wp:posOffset>
            </wp:positionV>
            <wp:extent cx="784225" cy="412750"/>
            <wp:effectExtent l="19050" t="19050" r="15875" b="25400"/>
            <wp:wrapSquare wrapText="bothSides"/>
            <wp:docPr id="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84225" cy="412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br/>
      </w:r>
      <w:r w:rsidRPr="00497EF4">
        <w:t>Financial institutes claimed no need to be worry about Bitcoin. Law enforcement agency claimed that they won’t hunt down Bitcoin like a monster. This leaded to a rise in Bitcoin price from 200 to 1200 USD.</w:t>
      </w:r>
    </w:p>
    <w:p w14:paraId="19621960" w14:textId="77777777" w:rsidR="00911490" w:rsidRPr="00497EF4" w:rsidRDefault="00420057" w:rsidP="00420057">
      <w:pPr>
        <w:jc w:val="both"/>
      </w:pPr>
      <w:r>
        <w:br/>
      </w:r>
      <w:r w:rsidR="00911490" w:rsidRPr="000C4FB6">
        <w:rPr>
          <w:noProof/>
          <w:lang w:eastAsia="en-US"/>
        </w:rPr>
        <w:drawing>
          <wp:anchor distT="0" distB="0" distL="114300" distR="114300" simplePos="0" relativeHeight="251663360" behindDoc="0" locked="0" layoutInCell="1" allowOverlap="1" wp14:anchorId="1F005A66" wp14:editId="6B98C5D5">
            <wp:simplePos x="0" y="0"/>
            <wp:positionH relativeFrom="margin">
              <wp:align>right</wp:align>
            </wp:positionH>
            <wp:positionV relativeFrom="paragraph">
              <wp:posOffset>24130</wp:posOffset>
            </wp:positionV>
            <wp:extent cx="784800" cy="395573"/>
            <wp:effectExtent l="19050" t="19050" r="15875" b="24130"/>
            <wp:wrapSquare wrapText="bothSides"/>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4800" cy="39557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11490" w:rsidRPr="00911490">
        <w:t xml:space="preserve">Australia was aware of an Australian Bitcoin bank being hacked in Oct 2013, resulting US$1 million lost. </w:t>
      </w:r>
    </w:p>
    <w:p w14:paraId="63742847" w14:textId="77777777" w:rsidR="00497EF4" w:rsidRDefault="00C91AF1" w:rsidP="00420057">
      <w:pPr>
        <w:jc w:val="both"/>
      </w:pPr>
      <w:r w:rsidRPr="000C4FB6">
        <w:rPr>
          <w:noProof/>
          <w:lang w:eastAsia="en-US"/>
        </w:rPr>
        <w:drawing>
          <wp:anchor distT="0" distB="0" distL="114300" distR="114300" simplePos="0" relativeHeight="251664384" behindDoc="0" locked="0" layoutInCell="1" allowOverlap="1" wp14:anchorId="5EEA60DB" wp14:editId="6092A1B9">
            <wp:simplePos x="0" y="0"/>
            <wp:positionH relativeFrom="margin">
              <wp:align>right</wp:align>
            </wp:positionH>
            <wp:positionV relativeFrom="paragraph">
              <wp:posOffset>6654</wp:posOffset>
            </wp:positionV>
            <wp:extent cx="784800" cy="499176"/>
            <wp:effectExtent l="19050" t="19050" r="15875" b="15240"/>
            <wp:wrapSquare wrapText="bothSides"/>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84800" cy="49917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91AF1">
        <w:t>Estonia has no official stance, but warned that Bitcoin might be a Ponzi scheme</w:t>
      </w:r>
      <w:r>
        <w:t>.</w:t>
      </w:r>
    </w:p>
    <w:p w14:paraId="7A3A12AB" w14:textId="77777777" w:rsidR="00C91AF1" w:rsidRDefault="00C91AF1" w:rsidP="00420057">
      <w:pPr>
        <w:jc w:val="both"/>
      </w:pPr>
    </w:p>
    <w:p w14:paraId="20EB1306" w14:textId="77777777" w:rsidR="00C91AF1" w:rsidRDefault="00C91AF1" w:rsidP="00420057">
      <w:pPr>
        <w:jc w:val="both"/>
      </w:pPr>
      <w:r w:rsidRPr="000C4FB6">
        <w:rPr>
          <w:noProof/>
          <w:lang w:eastAsia="en-US"/>
        </w:rPr>
        <w:drawing>
          <wp:anchor distT="0" distB="0" distL="114300" distR="114300" simplePos="0" relativeHeight="251665408" behindDoc="0" locked="0" layoutInCell="1" allowOverlap="1" wp14:anchorId="7453332F" wp14:editId="36DF9161">
            <wp:simplePos x="0" y="0"/>
            <wp:positionH relativeFrom="margin">
              <wp:align>right</wp:align>
            </wp:positionH>
            <wp:positionV relativeFrom="paragraph">
              <wp:posOffset>15240</wp:posOffset>
            </wp:positionV>
            <wp:extent cx="784800" cy="522734"/>
            <wp:effectExtent l="19050" t="19050" r="15875" b="10795"/>
            <wp:wrapSquare wrapText="bothSides"/>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84800" cy="52273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91AF1">
        <w:t xml:space="preserve">Bitcoin is a potential payment method, but it’s different than ordinary currency. It is not regulated by the central bank so there are risks. </w:t>
      </w:r>
    </w:p>
    <w:p w14:paraId="75458C0B" w14:textId="77777777" w:rsidR="00C91AF1" w:rsidRDefault="00C91AF1" w:rsidP="00420057">
      <w:pPr>
        <w:jc w:val="both"/>
      </w:pPr>
      <w:r w:rsidRPr="000C4FB6">
        <w:rPr>
          <w:noProof/>
          <w:lang w:eastAsia="en-US"/>
        </w:rPr>
        <w:drawing>
          <wp:anchor distT="0" distB="0" distL="114300" distR="114300" simplePos="0" relativeHeight="251666432" behindDoc="0" locked="0" layoutInCell="1" allowOverlap="1" wp14:anchorId="39D90118" wp14:editId="550BBACD">
            <wp:simplePos x="0" y="0"/>
            <wp:positionH relativeFrom="margin">
              <wp:align>right</wp:align>
            </wp:positionH>
            <wp:positionV relativeFrom="paragraph">
              <wp:posOffset>103478</wp:posOffset>
            </wp:positionV>
            <wp:extent cx="784800" cy="523200"/>
            <wp:effectExtent l="19050" t="19050" r="15875" b="10795"/>
            <wp:wrapSquare wrapText="bothSides"/>
            <wp:docPr id="1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84800" cy="523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81A6B0D" w14:textId="77777777" w:rsidR="00C91AF1" w:rsidRPr="00C91AF1" w:rsidRDefault="00C91AF1" w:rsidP="00420057">
      <w:pPr>
        <w:jc w:val="both"/>
      </w:pPr>
      <w:r w:rsidRPr="00C91AF1">
        <w:t xml:space="preserve">Spain government has a Bitcoin wallet. </w:t>
      </w:r>
    </w:p>
    <w:p w14:paraId="7889784F" w14:textId="77777777" w:rsidR="00C91AF1" w:rsidRDefault="00C91AF1"/>
    <w:p w14:paraId="4CD95D71" w14:textId="77777777" w:rsidR="00C91AF1" w:rsidRPr="00C91AF1" w:rsidRDefault="00C91AF1" w:rsidP="00420057">
      <w:pPr>
        <w:jc w:val="both"/>
      </w:pPr>
      <w:r w:rsidRPr="000C4FB6">
        <w:rPr>
          <w:noProof/>
          <w:lang w:eastAsia="en-US"/>
        </w:rPr>
        <w:drawing>
          <wp:anchor distT="0" distB="0" distL="114300" distR="114300" simplePos="0" relativeHeight="251667456" behindDoc="0" locked="0" layoutInCell="1" allowOverlap="1" wp14:anchorId="3E0A3672" wp14:editId="28D78370">
            <wp:simplePos x="0" y="0"/>
            <wp:positionH relativeFrom="column">
              <wp:posOffset>15875</wp:posOffset>
            </wp:positionH>
            <wp:positionV relativeFrom="paragraph">
              <wp:posOffset>17780</wp:posOffset>
            </wp:positionV>
            <wp:extent cx="784800" cy="593676"/>
            <wp:effectExtent l="19050" t="19050" r="15875" b="16510"/>
            <wp:wrapSquare wrapText="bothSides"/>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84800" cy="59367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91AF1">
        <w:t>Denmark’s Finanstilsynet (Financial Supervisory Authority) has issued a statement rejecting the bitcoin as a currency and stating that it will not regulate bitcoin use.</w:t>
      </w:r>
    </w:p>
    <w:p w14:paraId="49E2A3DF" w14:textId="77777777" w:rsidR="00C91AF1" w:rsidRPr="00C91AF1" w:rsidRDefault="00C91AF1" w:rsidP="00420057">
      <w:pPr>
        <w:jc w:val="both"/>
      </w:pPr>
      <w:r w:rsidRPr="000C4FB6">
        <w:rPr>
          <w:noProof/>
          <w:lang w:eastAsia="en-US"/>
        </w:rPr>
        <w:drawing>
          <wp:anchor distT="0" distB="0" distL="114300" distR="114300" simplePos="0" relativeHeight="251668480" behindDoc="0" locked="0" layoutInCell="1" allowOverlap="1" wp14:anchorId="6EDA3939" wp14:editId="44D2423B">
            <wp:simplePos x="0" y="0"/>
            <wp:positionH relativeFrom="margin">
              <wp:align>left</wp:align>
            </wp:positionH>
            <wp:positionV relativeFrom="paragraph">
              <wp:posOffset>200660</wp:posOffset>
            </wp:positionV>
            <wp:extent cx="784800" cy="522706"/>
            <wp:effectExtent l="19050" t="19050" r="15875" b="10795"/>
            <wp:wrapSquare wrapText="bothSides"/>
            <wp:docPr id="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4800" cy="52270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br/>
      </w:r>
      <w:r w:rsidRPr="00C91AF1">
        <w:t>The central bank of France has criticized it as speculative and warned about its use for nefarious dealings</w:t>
      </w:r>
      <w:r>
        <w:t>.</w:t>
      </w:r>
    </w:p>
    <w:p w14:paraId="16B58A77" w14:textId="77777777" w:rsidR="00C91AF1" w:rsidRDefault="00C91AF1" w:rsidP="00420057">
      <w:pPr>
        <w:jc w:val="both"/>
      </w:pPr>
      <w:r w:rsidRPr="000C4FB6">
        <w:rPr>
          <w:noProof/>
          <w:lang w:eastAsia="en-US"/>
        </w:rPr>
        <w:drawing>
          <wp:anchor distT="0" distB="0" distL="114300" distR="114300" simplePos="0" relativeHeight="251669504" behindDoc="0" locked="0" layoutInCell="1" allowOverlap="1" wp14:anchorId="5143BB75" wp14:editId="2E7B522B">
            <wp:simplePos x="0" y="0"/>
            <wp:positionH relativeFrom="margin">
              <wp:align>left</wp:align>
            </wp:positionH>
            <wp:positionV relativeFrom="paragraph">
              <wp:posOffset>142461</wp:posOffset>
            </wp:positionV>
            <wp:extent cx="784800" cy="522735"/>
            <wp:effectExtent l="19050" t="19050" r="15875" b="10795"/>
            <wp:wrapSquare wrapText="bothSides"/>
            <wp:docPr id="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800" cy="52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br/>
      </w:r>
      <w:r w:rsidRPr="00C91AF1">
        <w:t>Netherlands doesn’t see virtual currency as being an electronic money</w:t>
      </w:r>
      <w:r>
        <w:t>.</w:t>
      </w:r>
    </w:p>
    <w:p w14:paraId="4D8DB2A6" w14:textId="77777777" w:rsidR="00C91AF1" w:rsidRDefault="00C91AF1" w:rsidP="00420057">
      <w:pPr>
        <w:jc w:val="both"/>
      </w:pPr>
    </w:p>
    <w:p w14:paraId="500B65B7" w14:textId="77777777" w:rsidR="00507BDC" w:rsidRDefault="00C91AF1" w:rsidP="00420057">
      <w:pPr>
        <w:jc w:val="both"/>
      </w:pPr>
      <w:r w:rsidRPr="000C4FB6">
        <w:rPr>
          <w:noProof/>
          <w:lang w:eastAsia="en-US"/>
        </w:rPr>
        <w:drawing>
          <wp:anchor distT="0" distB="0" distL="114300" distR="114300" simplePos="0" relativeHeight="251670528" behindDoc="0" locked="0" layoutInCell="1" allowOverlap="1" wp14:anchorId="4C0C0D38" wp14:editId="0563EFC5">
            <wp:simplePos x="0" y="0"/>
            <wp:positionH relativeFrom="column">
              <wp:posOffset>15875</wp:posOffset>
            </wp:positionH>
            <wp:positionV relativeFrom="paragraph">
              <wp:posOffset>14605</wp:posOffset>
            </wp:positionV>
            <wp:extent cx="784800" cy="523200"/>
            <wp:effectExtent l="19050" t="19050" r="15875" b="10795"/>
            <wp:wrapSquare wrapText="bothSides"/>
            <wp:docPr id="5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4800" cy="5232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C91AF1">
        <w:t>Russian law firm thinks that using it to buy things there could be illegal given that the Russian ruble is the exclusive means of payment in the Russian Federation per the law.</w:t>
      </w:r>
    </w:p>
    <w:p w14:paraId="1FF0CF05" w14:textId="77777777" w:rsidR="00243496" w:rsidRDefault="00243496">
      <w:pPr>
        <w:rPr>
          <w:ins w:id="330" w:author="德怡 賴" w:date="2014-04-24T11:14:00Z"/>
        </w:rPr>
      </w:pPr>
    </w:p>
    <w:p w14:paraId="604A0E65" w14:textId="77777777" w:rsidR="00C91AF1" w:rsidRDefault="00507BDC">
      <w:bookmarkStart w:id="331" w:name="_GoBack"/>
      <w:bookmarkEnd w:id="331"/>
      <w:del w:id="332" w:author="德怡 賴" w:date="2014-04-24T11:14:00Z">
        <w:r w:rsidDel="00243496">
          <w:br w:type="page"/>
        </w:r>
      </w:del>
      <w:r>
        <w:t>How Hong Kong Government reacts to Bitcoin?</w:t>
      </w:r>
    </w:p>
    <w:p w14:paraId="14172EA2" w14:textId="77777777" w:rsidR="00507BDC" w:rsidRDefault="0022180E" w:rsidP="00420057">
      <w:pPr>
        <w:jc w:val="both"/>
      </w:pPr>
      <w:r>
        <w:rPr>
          <w:noProof/>
          <w:lang w:eastAsia="en-US"/>
        </w:rPr>
        <w:drawing>
          <wp:anchor distT="0" distB="0" distL="114300" distR="114300" simplePos="0" relativeHeight="251671552" behindDoc="0" locked="0" layoutInCell="1" allowOverlap="1" wp14:anchorId="65F2048C" wp14:editId="10A5609B">
            <wp:simplePos x="0" y="0"/>
            <wp:positionH relativeFrom="margin">
              <wp:align>left</wp:align>
            </wp:positionH>
            <wp:positionV relativeFrom="paragraph">
              <wp:posOffset>13335</wp:posOffset>
            </wp:positionV>
            <wp:extent cx="1591945" cy="1534160"/>
            <wp:effectExtent l="0" t="0" r="8255" b="8890"/>
            <wp:wrapSquare wrapText="bothSides"/>
            <wp:docPr id="57" name="Picture 57" descr="http://topnews.com.sg/images/john-ts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opnews.com.sg/images/john-tsang.jpg"/>
                    <pic:cNvPicPr>
                      <a:picLocks noChangeAspect="1" noChangeArrowheads="1"/>
                    </pic:cNvPicPr>
                  </pic:nvPicPr>
                  <pic:blipFill>
                    <a:blip r:embed="rId52">
                      <a:extLst>
                        <a:ext uri="{BEBA8EAE-BF5A-486C-A8C5-ECC9F3942E4B}">
                          <a14:imgProps xmlns:a14="http://schemas.microsoft.com/office/drawing/2010/main">
                            <a14:imgLayer r:embed="rId53">
                              <a14:imgEffect>
                                <a14:backgroundRemoval t="0" b="100000" l="0" r="100000">
                                  <a14:foregroundMark x1="31068" y1="63087" x2="31068" y2="63087"/>
                                  <a14:foregroundMark x1="86084" y1="67785" x2="86084" y2="67785"/>
                                  <a14:foregroundMark x1="87055" y1="93960" x2="87055" y2="93960"/>
                                  <a14:foregroundMark x1="24919" y1="88591" x2="24919" y2="88591"/>
                                  <a14:foregroundMark x1="95793" y1="97315" x2="95793" y2="97315"/>
                                  <a14:foregroundMark x1="93528" y1="95302" x2="93528" y2="95302"/>
                                  <a14:foregroundMark x1="81553" y1="97987" x2="81553" y2="97987"/>
                                  <a14:foregroundMark x1="77994" y1="97651" x2="77994" y2="97651"/>
                                  <a14:foregroundMark x1="74757" y1="98993" x2="74757" y2="98993"/>
                                  <a14:foregroundMark x1="97411" y1="98658" x2="97411" y2="98658"/>
                                  <a14:foregroundMark x1="78317" y1="93960" x2="78317" y2="93960"/>
                                  <a14:foregroundMark x1="33657" y1="86242" x2="33657" y2="86242"/>
                                  <a14:foregroundMark x1="5178" y1="63087" x2="5178" y2="63087"/>
                                  <a14:foregroundMark x1="18447" y1="60067" x2="18447" y2="60067"/>
                                  <a14:backgroundMark x1="60518" y1="44295" x2="60518" y2="4429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595862" cy="153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BDC">
        <w:t>There is n</w:t>
      </w:r>
      <w:r w:rsidR="00507BDC" w:rsidRPr="00507BDC">
        <w:t>othing official</w:t>
      </w:r>
      <w:r w:rsidR="00507BDC">
        <w:t xml:space="preserve"> at the moment</w:t>
      </w:r>
      <w:r w:rsidR="00507BDC" w:rsidRPr="00507BDC">
        <w:t xml:space="preserve">, though </w:t>
      </w:r>
      <w:r>
        <w:t xml:space="preserve">John Tsang, </w:t>
      </w:r>
      <w:r w:rsidR="00507BDC" w:rsidRPr="00507BDC">
        <w:t xml:space="preserve">the </w:t>
      </w:r>
      <w:r w:rsidR="00507BDC">
        <w:t>Financial S</w:t>
      </w:r>
      <w:r w:rsidR="00507BDC" w:rsidRPr="00507BDC">
        <w:t>ecretary</w:t>
      </w:r>
      <w:r w:rsidR="00507BDC">
        <w:t xml:space="preserve"> talked about he’s view on Bitcoin on a blog. He</w:t>
      </w:r>
      <w:r w:rsidR="00507BDC" w:rsidRPr="00507BDC">
        <w:t xml:space="preserve"> </w:t>
      </w:r>
      <w:r w:rsidRPr="0022180E">
        <w:t xml:space="preserve">said that bitcoin no physical or issuer support, does not guarantee the real economy can be converted into currency or commodity. </w:t>
      </w:r>
      <w:r>
        <w:t xml:space="preserve">However, </w:t>
      </w:r>
      <w:r w:rsidR="00507BDC" w:rsidRPr="00507BDC">
        <w:t>existing laws forbid its use for fraud or money laundering.</w:t>
      </w:r>
      <w:r>
        <w:t xml:space="preserve"> At this point, Hong Kong is neutral to bitcoin.</w:t>
      </w:r>
    </w:p>
    <w:p w14:paraId="5864AC94" w14:textId="77777777" w:rsidR="0022180E" w:rsidRPr="00507BDC" w:rsidRDefault="0022180E" w:rsidP="00507BDC"/>
    <w:p w14:paraId="293D9EA8" w14:textId="77777777" w:rsidR="0022180E" w:rsidRDefault="0022180E"/>
    <w:p w14:paraId="3BFC544B" w14:textId="77777777" w:rsidR="0022180E" w:rsidRDefault="0022180E">
      <w:r>
        <w:t>How China Government reacts to Bitcoin?</w:t>
      </w:r>
    </w:p>
    <w:p w14:paraId="5A3AA31A" w14:textId="77777777" w:rsidR="0022180E" w:rsidRPr="0022180E" w:rsidRDefault="0022180E" w:rsidP="00420057">
      <w:pPr>
        <w:jc w:val="both"/>
      </w:pPr>
      <w:r w:rsidRPr="0022180E">
        <w:rPr>
          <w:noProof/>
          <w:lang w:eastAsia="en-US"/>
        </w:rPr>
        <w:drawing>
          <wp:anchor distT="0" distB="0" distL="114300" distR="114300" simplePos="0" relativeHeight="251672576" behindDoc="0" locked="0" layoutInCell="1" allowOverlap="1" wp14:anchorId="3377C372" wp14:editId="1491BB8B">
            <wp:simplePos x="0" y="0"/>
            <wp:positionH relativeFrom="margin">
              <wp:align>right</wp:align>
            </wp:positionH>
            <wp:positionV relativeFrom="paragraph">
              <wp:posOffset>8255</wp:posOffset>
            </wp:positionV>
            <wp:extent cx="2276475" cy="1500505"/>
            <wp:effectExtent l="0" t="0" r="0" b="4445"/>
            <wp:wrapSquare wrapText="bothSides"/>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54" cstate="print">
                      <a:extLst>
                        <a:ext uri="{BEBA8EAE-BF5A-486C-A8C5-ECC9F3942E4B}">
                          <a14:imgProps xmlns:a14="http://schemas.microsoft.com/office/drawing/2010/main">
                            <a14:imgLayer r:embed="rId55">
                              <a14:imgEffect>
                                <a14:backgroundRemoval t="4148" b="98991" l="4937" r="95839">
                                  <a14:foregroundMark x1="52257" y1="96749" x2="52257" y2="96749"/>
                                  <a14:backgroundMark x1="86883" y1="83408" x2="86883" y2="83408"/>
                                  <a14:backgroundMark x1="75599" y1="82511" x2="75599" y2="82511"/>
                                  <a14:backgroundMark x1="77715" y1="84081" x2="77715" y2="84081"/>
                                </a14:backgroundRemoval>
                              </a14:imgEffect>
                            </a14:imgLayer>
                          </a14:imgProps>
                        </a:ext>
                        <a:ext uri="{28A0092B-C50C-407E-A947-70E740481C1C}">
                          <a14:useLocalDpi xmlns:a14="http://schemas.microsoft.com/office/drawing/2010/main" val="0"/>
                        </a:ext>
                      </a:extLst>
                    </a:blip>
                    <a:srcRect l="6060" r="17781" b="20193"/>
                    <a:stretch/>
                  </pic:blipFill>
                  <pic:spPr bwMode="auto">
                    <a:xfrm>
                      <a:off x="0" y="0"/>
                      <a:ext cx="2276475" cy="150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180E">
        <w:t>In Dec 2013, China declared that Bitcoin is not a currency and should not be circulated and used in the market as a currency. Financial institutes warned people to get away from Bitcoin. This was interpreted as China was going to ban Bitcoin. In fact, people are free to buy and sell Bitcoin, only financial institutes are prohibited from proces</w:t>
      </w:r>
      <w:r>
        <w:t>sing transactions using Bitcoin.</w:t>
      </w:r>
      <w:r w:rsidRPr="0022180E">
        <w:t xml:space="preserve"> </w:t>
      </w:r>
      <w:r>
        <w:t>T</w:t>
      </w:r>
      <w:r w:rsidRPr="0022180E">
        <w:t xml:space="preserve">hat means you cannot pay off your credit card using Bitcoin. In this case, it is not being treated as a real currency in China and China is not in favor of Bitcoin. </w:t>
      </w:r>
    </w:p>
    <w:p w14:paraId="168FFED4" w14:textId="77777777" w:rsidR="0022180E" w:rsidRDefault="0022180E"/>
    <w:p w14:paraId="2D2FD173" w14:textId="77777777" w:rsidR="0022180E" w:rsidRDefault="0022180E">
      <w:r>
        <w:t>How European Union reacts to Bitcoin?</w:t>
      </w:r>
    </w:p>
    <w:p w14:paraId="1E82F8BA" w14:textId="77777777" w:rsidR="0022180E" w:rsidRDefault="0022180E" w:rsidP="00420057">
      <w:pPr>
        <w:jc w:val="both"/>
        <w:rPr>
          <w:noProof/>
        </w:rPr>
      </w:pPr>
      <w:r w:rsidRPr="0022180E">
        <w:rPr>
          <w:noProof/>
          <w:lang w:eastAsia="en-US"/>
        </w:rPr>
        <w:drawing>
          <wp:anchor distT="0" distB="0" distL="114300" distR="114300" simplePos="0" relativeHeight="251673600" behindDoc="0" locked="0" layoutInCell="1" allowOverlap="1" wp14:anchorId="35D46FC8" wp14:editId="31D10C8C">
            <wp:simplePos x="0" y="0"/>
            <wp:positionH relativeFrom="margin">
              <wp:align>right</wp:align>
            </wp:positionH>
            <wp:positionV relativeFrom="paragraph">
              <wp:posOffset>7620</wp:posOffset>
            </wp:positionV>
            <wp:extent cx="2511425" cy="1673225"/>
            <wp:effectExtent l="0" t="0" r="0" b="3175"/>
            <wp:wrapSquare wrapText="bothSides"/>
            <wp:docPr id="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56" cstate="print">
                      <a:extLst>
                        <a:ext uri="{BEBA8EAE-BF5A-486C-A8C5-ECC9F3942E4B}">
                          <a14:imgProps xmlns:a14="http://schemas.microsoft.com/office/drawing/2010/main">
                            <a14:imgLayer r:embed="rId57">
                              <a14:imgEffect>
                                <a14:backgroundRemoval t="188" b="100000" l="0" r="100000">
                                  <a14:backgroundMark x1="27750" y1="40150" x2="27750" y2="40150"/>
                                  <a14:backgroundMark x1="4000" y1="81238" x2="4000" y2="81238"/>
                                </a14:backgroundRemoval>
                              </a14:imgEffect>
                            </a14:imgLayer>
                          </a14:imgProps>
                        </a:ext>
                        <a:ext uri="{28A0092B-C50C-407E-A947-70E740481C1C}">
                          <a14:useLocalDpi xmlns:a14="http://schemas.microsoft.com/office/drawing/2010/main" val="0"/>
                        </a:ext>
                      </a:extLst>
                    </a:blip>
                    <a:stretch>
                      <a:fillRect/>
                    </a:stretch>
                  </pic:blipFill>
                  <pic:spPr>
                    <a:xfrm>
                      <a:off x="0" y="0"/>
                      <a:ext cx="2511425" cy="1673225"/>
                    </a:xfrm>
                    <a:prstGeom prst="rect">
                      <a:avLst/>
                    </a:prstGeom>
                  </pic:spPr>
                </pic:pic>
              </a:graphicData>
            </a:graphic>
            <wp14:sizeRelH relativeFrom="page">
              <wp14:pctWidth>0</wp14:pctWidth>
            </wp14:sizeRelH>
            <wp14:sizeRelV relativeFrom="page">
              <wp14:pctHeight>0</wp14:pctHeight>
            </wp14:sizeRelV>
          </wp:anchor>
        </w:drawing>
      </w:r>
      <w:r>
        <w:t xml:space="preserve">European Union are one of the largest economies in the world, their attitude towards bitcoin have a serious impact to the development of bitcoin. </w:t>
      </w:r>
      <w:r w:rsidRPr="0022180E">
        <w:t>After a week China banned Bitcoin transactions in financial institutes, the European Banking Authority said “Currently no specific protection exists in the EU that would protect consumers from financial losses if a platform that exchanges or holds virtual currencies fails or goes out of business”. Besides, European regulators said that the digital currency is vulnerable to hackers, might lose its value and any misuse could prompt law enforcement agencies to close Bitcoin exchange platforms and keep consumers from accessing their investment. It seems that EU also not welcoming Bitcoin too.</w:t>
      </w:r>
      <w:r w:rsidRPr="0022180E">
        <w:rPr>
          <w:noProof/>
        </w:rPr>
        <w:t xml:space="preserve"> </w:t>
      </w:r>
    </w:p>
    <w:p w14:paraId="218CCA25" w14:textId="77777777" w:rsidR="005F050D" w:rsidRDefault="005F050D" w:rsidP="00420057">
      <w:pPr>
        <w:jc w:val="both"/>
      </w:pPr>
    </w:p>
    <w:p w14:paraId="3133A75D" w14:textId="77777777" w:rsidR="005F050D" w:rsidRDefault="005F050D" w:rsidP="005F050D">
      <w:r>
        <w:br w:type="page"/>
      </w:r>
    </w:p>
    <w:p w14:paraId="25A85DEC" w14:textId="77777777" w:rsidR="005F050D" w:rsidRDefault="005F050D" w:rsidP="00420057">
      <w:pPr>
        <w:jc w:val="both"/>
      </w:pPr>
      <w:r>
        <w:t>Should the government ban bitcoin?</w:t>
      </w:r>
    </w:p>
    <w:p w14:paraId="4727F6FC" w14:textId="77777777" w:rsidR="005F050D" w:rsidRDefault="005F050D" w:rsidP="00420057">
      <w:pPr>
        <w:jc w:val="both"/>
      </w:pPr>
      <w:r>
        <w:t>At this moment, m</w:t>
      </w:r>
      <w:r w:rsidRPr="005F050D">
        <w:t xml:space="preserve">ost countries that </w:t>
      </w:r>
      <w:r>
        <w:t>go</w:t>
      </w:r>
      <w:r w:rsidRPr="005F050D">
        <w:t xml:space="preserve"> against Bitcoin </w:t>
      </w:r>
      <w:r>
        <w:t>claim that</w:t>
      </w:r>
      <w:r w:rsidRPr="005F050D">
        <w:t xml:space="preserve"> there is no law o</w:t>
      </w:r>
      <w:r>
        <w:t>r regulation can be applied on b</w:t>
      </w:r>
      <w:r w:rsidRPr="005F050D">
        <w:t xml:space="preserve">itcoin right now. However, we don’t agree on this as the German government said, </w:t>
      </w:r>
      <w:r>
        <w:t>“</w:t>
      </w:r>
      <w:r w:rsidRPr="005F050D">
        <w:t>Bitcoin can be treated as foreign currency and regulated by corresponding law</w:t>
      </w:r>
      <w:r>
        <w:t>”</w:t>
      </w:r>
      <w:r w:rsidRPr="005F050D">
        <w:t>. Other criticisms are</w:t>
      </w:r>
      <w:r>
        <w:t xml:space="preserve"> based on the uncertainties of b</w:t>
      </w:r>
      <w:r w:rsidRPr="005F050D">
        <w:t>itcoin. Some countries like Turkey and Estonia warned that Bitcoin is suspicious, it looks similar to a Ponzi Scheme or Tulip mania in Holland. As a responsible government, they should find out the truth instead of making decision based on rumors or guesses.</w:t>
      </w:r>
    </w:p>
    <w:p w14:paraId="633AE9A0" w14:textId="77777777" w:rsidR="005F050D" w:rsidRPr="005F050D" w:rsidRDefault="005F050D" w:rsidP="005F050D">
      <w:pPr>
        <w:jc w:val="both"/>
      </w:pPr>
      <w:r w:rsidRPr="005F050D">
        <w:t>Bitcoin is still young, we believe there will be many possibilities in the future. We are against “killing the baby in the cradle” by over-regulating Bitcoin. There are “good things” in the virtual currency, and likened the current situation to the early days of the Internet. However, if we ban Bitcoin simply because we don’t get familiar with it, because someone uses it to launder money, then we will never see the good side of it. Therefore, the government should not ban Bitcoin while keep an eye on the development of Bitcoin.</w:t>
      </w:r>
    </w:p>
    <w:p w14:paraId="66219549" w14:textId="77777777" w:rsidR="005F050D" w:rsidRDefault="005F050D" w:rsidP="00420057">
      <w:pPr>
        <w:jc w:val="both"/>
      </w:pPr>
    </w:p>
    <w:sectPr w:rsidR="005F050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新細明體">
    <w:charset w:val="51"/>
    <w:family w:val="auto"/>
    <w:pitch w:val="variable"/>
    <w:sig w:usb0="00000001" w:usb1="08080000" w:usb2="00000010" w:usb3="00000000" w:csb0="00100000" w:csb1="00000000"/>
  </w:font>
  <w:font w:name="Times New Roman">
    <w:panose1 w:val="02020603050405020304"/>
    <w:charset w:val="00"/>
    <w:family w:val="auto"/>
    <w:pitch w:val="variable"/>
    <w:sig w:usb0="E0002AFF" w:usb1="C0007841" w:usb2="00000009" w:usb3="00000000" w:csb0="000001FF" w:csb1="00000000"/>
  </w:font>
  <w:font w:name="Calibri Light">
    <w:altName w:val="Consolas"/>
    <w:charset w:val="00"/>
    <w:family w:val="swiss"/>
    <w:pitch w:val="variable"/>
    <w:sig w:usb0="A00002EF" w:usb1="4000207B" w:usb2="00000000" w:usb3="00000000" w:csb0="0000019F" w:csb1="00000000"/>
  </w:font>
  <w:font w:name="Segoe UI">
    <w:altName w:val="Courier New"/>
    <w:charset w:val="00"/>
    <w:family w:val="swiss"/>
    <w:pitch w:val="variable"/>
    <w:sig w:usb0="E10022FF" w:usb1="C000E47F" w:usb2="00000029" w:usb3="00000000" w:csb0="000001D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6F20A7"/>
    <w:multiLevelType w:val="hybridMultilevel"/>
    <w:tmpl w:val="979CD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 Tam">
    <w15:presenceInfo w15:providerId="Windows Live" w15:userId="3e158c392dfc27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visionView w:comments="0" w:insDel="0" w:formatting="0"/>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FB6"/>
    <w:rsid w:val="00011CD6"/>
    <w:rsid w:val="000270F7"/>
    <w:rsid w:val="00036A0E"/>
    <w:rsid w:val="000C4FB6"/>
    <w:rsid w:val="000E2844"/>
    <w:rsid w:val="001474C6"/>
    <w:rsid w:val="0017756D"/>
    <w:rsid w:val="001C691D"/>
    <w:rsid w:val="0022180E"/>
    <w:rsid w:val="0023269D"/>
    <w:rsid w:val="00241357"/>
    <w:rsid w:val="00243496"/>
    <w:rsid w:val="0027379E"/>
    <w:rsid w:val="002A0E27"/>
    <w:rsid w:val="002C3817"/>
    <w:rsid w:val="00320A09"/>
    <w:rsid w:val="00420057"/>
    <w:rsid w:val="00453FA1"/>
    <w:rsid w:val="00466164"/>
    <w:rsid w:val="00497EF4"/>
    <w:rsid w:val="004C1826"/>
    <w:rsid w:val="004E23D3"/>
    <w:rsid w:val="00507BDC"/>
    <w:rsid w:val="005F050D"/>
    <w:rsid w:val="006873E7"/>
    <w:rsid w:val="006D44D2"/>
    <w:rsid w:val="00753DE4"/>
    <w:rsid w:val="008F1C5C"/>
    <w:rsid w:val="00911490"/>
    <w:rsid w:val="0091724A"/>
    <w:rsid w:val="00A75BFC"/>
    <w:rsid w:val="00B54A13"/>
    <w:rsid w:val="00C91AF1"/>
    <w:rsid w:val="00C935DF"/>
    <w:rsid w:val="00D74108"/>
    <w:rsid w:val="00E03668"/>
    <w:rsid w:val="00ED7ACE"/>
    <w:rsid w:val="00F614FD"/>
    <w:rsid w:val="00F71A8D"/>
    <w:rsid w:val="00F87BA8"/>
    <w:rsid w:val="00FC32F5"/>
    <w:rsid w:val="00FF142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51D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14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7E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775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4F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97EF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F614FD"/>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753D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7756D"/>
  </w:style>
  <w:style w:type="character" w:customStyle="1" w:styleId="Heading3Char">
    <w:name w:val="Heading 3 Char"/>
    <w:basedOn w:val="DefaultParagraphFont"/>
    <w:link w:val="Heading3"/>
    <w:uiPriority w:val="9"/>
    <w:rsid w:val="0017756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71A8D"/>
    <w:pPr>
      <w:ind w:left="720"/>
      <w:contextualSpacing/>
    </w:pPr>
  </w:style>
  <w:style w:type="paragraph" w:styleId="NoSpacing">
    <w:name w:val="No Spacing"/>
    <w:uiPriority w:val="1"/>
    <w:qFormat/>
    <w:rsid w:val="00F71A8D"/>
    <w:pPr>
      <w:spacing w:after="0" w:line="240" w:lineRule="auto"/>
    </w:pPr>
  </w:style>
  <w:style w:type="paragraph" w:styleId="BalloonText">
    <w:name w:val="Balloon Text"/>
    <w:basedOn w:val="Normal"/>
    <w:link w:val="BalloonTextChar"/>
    <w:uiPriority w:val="99"/>
    <w:semiHidden/>
    <w:unhideWhenUsed/>
    <w:rsid w:val="004C18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1826"/>
    <w:rPr>
      <w:rFonts w:ascii="Segoe UI" w:hAnsi="Segoe UI" w:cs="Segoe UI"/>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14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7E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775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4F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97EF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F614FD"/>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753D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7756D"/>
  </w:style>
  <w:style w:type="character" w:customStyle="1" w:styleId="Heading3Char">
    <w:name w:val="Heading 3 Char"/>
    <w:basedOn w:val="DefaultParagraphFont"/>
    <w:link w:val="Heading3"/>
    <w:uiPriority w:val="9"/>
    <w:rsid w:val="0017756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71A8D"/>
    <w:pPr>
      <w:ind w:left="720"/>
      <w:contextualSpacing/>
    </w:pPr>
  </w:style>
  <w:style w:type="paragraph" w:styleId="NoSpacing">
    <w:name w:val="No Spacing"/>
    <w:uiPriority w:val="1"/>
    <w:qFormat/>
    <w:rsid w:val="00F71A8D"/>
    <w:pPr>
      <w:spacing w:after="0" w:line="240" w:lineRule="auto"/>
    </w:pPr>
  </w:style>
  <w:style w:type="paragraph" w:styleId="BalloonText">
    <w:name w:val="Balloon Text"/>
    <w:basedOn w:val="Normal"/>
    <w:link w:val="BalloonTextChar"/>
    <w:uiPriority w:val="99"/>
    <w:semiHidden/>
    <w:unhideWhenUsed/>
    <w:rsid w:val="004C18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18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3447">
      <w:bodyDiv w:val="1"/>
      <w:marLeft w:val="0"/>
      <w:marRight w:val="0"/>
      <w:marTop w:val="0"/>
      <w:marBottom w:val="0"/>
      <w:divBdr>
        <w:top w:val="none" w:sz="0" w:space="0" w:color="auto"/>
        <w:left w:val="none" w:sz="0" w:space="0" w:color="auto"/>
        <w:bottom w:val="none" w:sz="0" w:space="0" w:color="auto"/>
        <w:right w:val="none" w:sz="0" w:space="0" w:color="auto"/>
      </w:divBdr>
    </w:div>
    <w:div w:id="87046116">
      <w:bodyDiv w:val="1"/>
      <w:marLeft w:val="0"/>
      <w:marRight w:val="0"/>
      <w:marTop w:val="0"/>
      <w:marBottom w:val="0"/>
      <w:divBdr>
        <w:top w:val="none" w:sz="0" w:space="0" w:color="auto"/>
        <w:left w:val="none" w:sz="0" w:space="0" w:color="auto"/>
        <w:bottom w:val="none" w:sz="0" w:space="0" w:color="auto"/>
        <w:right w:val="none" w:sz="0" w:space="0" w:color="auto"/>
      </w:divBdr>
    </w:div>
    <w:div w:id="273899719">
      <w:bodyDiv w:val="1"/>
      <w:marLeft w:val="0"/>
      <w:marRight w:val="0"/>
      <w:marTop w:val="0"/>
      <w:marBottom w:val="0"/>
      <w:divBdr>
        <w:top w:val="none" w:sz="0" w:space="0" w:color="auto"/>
        <w:left w:val="none" w:sz="0" w:space="0" w:color="auto"/>
        <w:bottom w:val="none" w:sz="0" w:space="0" w:color="auto"/>
        <w:right w:val="none" w:sz="0" w:space="0" w:color="auto"/>
      </w:divBdr>
    </w:div>
    <w:div w:id="541358387">
      <w:bodyDiv w:val="1"/>
      <w:marLeft w:val="0"/>
      <w:marRight w:val="0"/>
      <w:marTop w:val="0"/>
      <w:marBottom w:val="0"/>
      <w:divBdr>
        <w:top w:val="none" w:sz="0" w:space="0" w:color="auto"/>
        <w:left w:val="none" w:sz="0" w:space="0" w:color="auto"/>
        <w:bottom w:val="none" w:sz="0" w:space="0" w:color="auto"/>
        <w:right w:val="none" w:sz="0" w:space="0" w:color="auto"/>
      </w:divBdr>
    </w:div>
    <w:div w:id="714475545">
      <w:bodyDiv w:val="1"/>
      <w:marLeft w:val="0"/>
      <w:marRight w:val="0"/>
      <w:marTop w:val="0"/>
      <w:marBottom w:val="0"/>
      <w:divBdr>
        <w:top w:val="none" w:sz="0" w:space="0" w:color="auto"/>
        <w:left w:val="none" w:sz="0" w:space="0" w:color="auto"/>
        <w:bottom w:val="none" w:sz="0" w:space="0" w:color="auto"/>
        <w:right w:val="none" w:sz="0" w:space="0" w:color="auto"/>
      </w:divBdr>
    </w:div>
    <w:div w:id="876047556">
      <w:bodyDiv w:val="1"/>
      <w:marLeft w:val="0"/>
      <w:marRight w:val="0"/>
      <w:marTop w:val="0"/>
      <w:marBottom w:val="0"/>
      <w:divBdr>
        <w:top w:val="none" w:sz="0" w:space="0" w:color="auto"/>
        <w:left w:val="none" w:sz="0" w:space="0" w:color="auto"/>
        <w:bottom w:val="none" w:sz="0" w:space="0" w:color="auto"/>
        <w:right w:val="none" w:sz="0" w:space="0" w:color="auto"/>
      </w:divBdr>
    </w:div>
    <w:div w:id="880944485">
      <w:bodyDiv w:val="1"/>
      <w:marLeft w:val="0"/>
      <w:marRight w:val="0"/>
      <w:marTop w:val="0"/>
      <w:marBottom w:val="0"/>
      <w:divBdr>
        <w:top w:val="none" w:sz="0" w:space="0" w:color="auto"/>
        <w:left w:val="none" w:sz="0" w:space="0" w:color="auto"/>
        <w:bottom w:val="none" w:sz="0" w:space="0" w:color="auto"/>
        <w:right w:val="none" w:sz="0" w:space="0" w:color="auto"/>
      </w:divBdr>
    </w:div>
    <w:div w:id="1034506092">
      <w:bodyDiv w:val="1"/>
      <w:marLeft w:val="0"/>
      <w:marRight w:val="0"/>
      <w:marTop w:val="0"/>
      <w:marBottom w:val="0"/>
      <w:divBdr>
        <w:top w:val="none" w:sz="0" w:space="0" w:color="auto"/>
        <w:left w:val="none" w:sz="0" w:space="0" w:color="auto"/>
        <w:bottom w:val="none" w:sz="0" w:space="0" w:color="auto"/>
        <w:right w:val="none" w:sz="0" w:space="0" w:color="auto"/>
      </w:divBdr>
    </w:div>
    <w:div w:id="1074739531">
      <w:bodyDiv w:val="1"/>
      <w:marLeft w:val="0"/>
      <w:marRight w:val="0"/>
      <w:marTop w:val="0"/>
      <w:marBottom w:val="0"/>
      <w:divBdr>
        <w:top w:val="none" w:sz="0" w:space="0" w:color="auto"/>
        <w:left w:val="none" w:sz="0" w:space="0" w:color="auto"/>
        <w:bottom w:val="none" w:sz="0" w:space="0" w:color="auto"/>
        <w:right w:val="none" w:sz="0" w:space="0" w:color="auto"/>
      </w:divBdr>
    </w:div>
    <w:div w:id="1075668874">
      <w:bodyDiv w:val="1"/>
      <w:marLeft w:val="0"/>
      <w:marRight w:val="0"/>
      <w:marTop w:val="0"/>
      <w:marBottom w:val="0"/>
      <w:divBdr>
        <w:top w:val="none" w:sz="0" w:space="0" w:color="auto"/>
        <w:left w:val="none" w:sz="0" w:space="0" w:color="auto"/>
        <w:bottom w:val="none" w:sz="0" w:space="0" w:color="auto"/>
        <w:right w:val="none" w:sz="0" w:space="0" w:color="auto"/>
      </w:divBdr>
    </w:div>
    <w:div w:id="1076249299">
      <w:bodyDiv w:val="1"/>
      <w:marLeft w:val="0"/>
      <w:marRight w:val="0"/>
      <w:marTop w:val="0"/>
      <w:marBottom w:val="0"/>
      <w:divBdr>
        <w:top w:val="none" w:sz="0" w:space="0" w:color="auto"/>
        <w:left w:val="none" w:sz="0" w:space="0" w:color="auto"/>
        <w:bottom w:val="none" w:sz="0" w:space="0" w:color="auto"/>
        <w:right w:val="none" w:sz="0" w:space="0" w:color="auto"/>
      </w:divBdr>
    </w:div>
    <w:div w:id="1162165466">
      <w:bodyDiv w:val="1"/>
      <w:marLeft w:val="0"/>
      <w:marRight w:val="0"/>
      <w:marTop w:val="0"/>
      <w:marBottom w:val="0"/>
      <w:divBdr>
        <w:top w:val="none" w:sz="0" w:space="0" w:color="auto"/>
        <w:left w:val="none" w:sz="0" w:space="0" w:color="auto"/>
        <w:bottom w:val="none" w:sz="0" w:space="0" w:color="auto"/>
        <w:right w:val="none" w:sz="0" w:space="0" w:color="auto"/>
      </w:divBdr>
    </w:div>
    <w:div w:id="1200127257">
      <w:bodyDiv w:val="1"/>
      <w:marLeft w:val="0"/>
      <w:marRight w:val="0"/>
      <w:marTop w:val="0"/>
      <w:marBottom w:val="0"/>
      <w:divBdr>
        <w:top w:val="none" w:sz="0" w:space="0" w:color="auto"/>
        <w:left w:val="none" w:sz="0" w:space="0" w:color="auto"/>
        <w:bottom w:val="none" w:sz="0" w:space="0" w:color="auto"/>
        <w:right w:val="none" w:sz="0" w:space="0" w:color="auto"/>
      </w:divBdr>
    </w:div>
    <w:div w:id="1341858258">
      <w:bodyDiv w:val="1"/>
      <w:marLeft w:val="0"/>
      <w:marRight w:val="0"/>
      <w:marTop w:val="0"/>
      <w:marBottom w:val="0"/>
      <w:divBdr>
        <w:top w:val="none" w:sz="0" w:space="0" w:color="auto"/>
        <w:left w:val="none" w:sz="0" w:space="0" w:color="auto"/>
        <w:bottom w:val="none" w:sz="0" w:space="0" w:color="auto"/>
        <w:right w:val="none" w:sz="0" w:space="0" w:color="auto"/>
      </w:divBdr>
    </w:div>
    <w:div w:id="1393196701">
      <w:bodyDiv w:val="1"/>
      <w:marLeft w:val="0"/>
      <w:marRight w:val="0"/>
      <w:marTop w:val="0"/>
      <w:marBottom w:val="0"/>
      <w:divBdr>
        <w:top w:val="none" w:sz="0" w:space="0" w:color="auto"/>
        <w:left w:val="none" w:sz="0" w:space="0" w:color="auto"/>
        <w:bottom w:val="none" w:sz="0" w:space="0" w:color="auto"/>
        <w:right w:val="none" w:sz="0" w:space="0" w:color="auto"/>
      </w:divBdr>
    </w:div>
    <w:div w:id="1459489358">
      <w:bodyDiv w:val="1"/>
      <w:marLeft w:val="0"/>
      <w:marRight w:val="0"/>
      <w:marTop w:val="0"/>
      <w:marBottom w:val="0"/>
      <w:divBdr>
        <w:top w:val="none" w:sz="0" w:space="0" w:color="auto"/>
        <w:left w:val="none" w:sz="0" w:space="0" w:color="auto"/>
        <w:bottom w:val="none" w:sz="0" w:space="0" w:color="auto"/>
        <w:right w:val="none" w:sz="0" w:space="0" w:color="auto"/>
      </w:divBdr>
    </w:div>
    <w:div w:id="1613829384">
      <w:bodyDiv w:val="1"/>
      <w:marLeft w:val="0"/>
      <w:marRight w:val="0"/>
      <w:marTop w:val="0"/>
      <w:marBottom w:val="0"/>
      <w:divBdr>
        <w:top w:val="none" w:sz="0" w:space="0" w:color="auto"/>
        <w:left w:val="none" w:sz="0" w:space="0" w:color="auto"/>
        <w:bottom w:val="none" w:sz="0" w:space="0" w:color="auto"/>
        <w:right w:val="none" w:sz="0" w:space="0" w:color="auto"/>
      </w:divBdr>
    </w:div>
    <w:div w:id="1621299567">
      <w:bodyDiv w:val="1"/>
      <w:marLeft w:val="0"/>
      <w:marRight w:val="0"/>
      <w:marTop w:val="0"/>
      <w:marBottom w:val="0"/>
      <w:divBdr>
        <w:top w:val="none" w:sz="0" w:space="0" w:color="auto"/>
        <w:left w:val="none" w:sz="0" w:space="0" w:color="auto"/>
        <w:bottom w:val="none" w:sz="0" w:space="0" w:color="auto"/>
        <w:right w:val="none" w:sz="0" w:space="0" w:color="auto"/>
      </w:divBdr>
    </w:div>
    <w:div w:id="1631940166">
      <w:bodyDiv w:val="1"/>
      <w:marLeft w:val="0"/>
      <w:marRight w:val="0"/>
      <w:marTop w:val="0"/>
      <w:marBottom w:val="0"/>
      <w:divBdr>
        <w:top w:val="none" w:sz="0" w:space="0" w:color="auto"/>
        <w:left w:val="none" w:sz="0" w:space="0" w:color="auto"/>
        <w:bottom w:val="none" w:sz="0" w:space="0" w:color="auto"/>
        <w:right w:val="none" w:sz="0" w:space="0" w:color="auto"/>
      </w:divBdr>
    </w:div>
    <w:div w:id="1741361828">
      <w:bodyDiv w:val="1"/>
      <w:marLeft w:val="0"/>
      <w:marRight w:val="0"/>
      <w:marTop w:val="0"/>
      <w:marBottom w:val="0"/>
      <w:divBdr>
        <w:top w:val="none" w:sz="0" w:space="0" w:color="auto"/>
        <w:left w:val="none" w:sz="0" w:space="0" w:color="auto"/>
        <w:bottom w:val="none" w:sz="0" w:space="0" w:color="auto"/>
        <w:right w:val="none" w:sz="0" w:space="0" w:color="auto"/>
      </w:divBdr>
    </w:div>
    <w:div w:id="2033191188">
      <w:bodyDiv w:val="1"/>
      <w:marLeft w:val="0"/>
      <w:marRight w:val="0"/>
      <w:marTop w:val="0"/>
      <w:marBottom w:val="0"/>
      <w:divBdr>
        <w:top w:val="none" w:sz="0" w:space="0" w:color="auto"/>
        <w:left w:val="none" w:sz="0" w:space="0" w:color="auto"/>
        <w:bottom w:val="none" w:sz="0" w:space="0" w:color="auto"/>
        <w:right w:val="none" w:sz="0" w:space="0" w:color="auto"/>
      </w:divBdr>
    </w:div>
    <w:div w:id="2045058788">
      <w:bodyDiv w:val="1"/>
      <w:marLeft w:val="0"/>
      <w:marRight w:val="0"/>
      <w:marTop w:val="0"/>
      <w:marBottom w:val="0"/>
      <w:divBdr>
        <w:top w:val="none" w:sz="0" w:space="0" w:color="auto"/>
        <w:left w:val="none" w:sz="0" w:space="0" w:color="auto"/>
        <w:bottom w:val="none" w:sz="0" w:space="0" w:color="auto"/>
        <w:right w:val="none" w:sz="0" w:space="0" w:color="auto"/>
      </w:divBdr>
    </w:div>
    <w:div w:id="2080782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gif"/><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microsoft.com/office/2007/relationships/hdphoto" Target="media/hdphoto1.wdp"/><Relationship Id="rId54" Type="http://schemas.openxmlformats.org/officeDocument/2006/relationships/image" Target="media/image47.png"/><Relationship Id="rId55" Type="http://schemas.microsoft.com/office/2007/relationships/hdphoto" Target="media/hdphoto2.wdp"/><Relationship Id="rId56" Type="http://schemas.openxmlformats.org/officeDocument/2006/relationships/image" Target="media/image48.png"/><Relationship Id="rId57" Type="http://schemas.microsoft.com/office/2007/relationships/hdphoto" Target="media/hdphoto3.wdp"/><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gif"/><Relationship Id="rId45" Type="http://schemas.openxmlformats.org/officeDocument/2006/relationships/image" Target="media/image39.png"/><Relationship Id="rId46" Type="http://schemas.openxmlformats.org/officeDocument/2006/relationships/image" Target="media/image40.gif"/><Relationship Id="rId47" Type="http://schemas.openxmlformats.org/officeDocument/2006/relationships/image" Target="media/image41.gif"/><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hart" Target="charts/chart1.xml"/><Relationship Id="rId7" Type="http://schemas.openxmlformats.org/officeDocument/2006/relationships/image" Target="media/image1.jpg"/><Relationship Id="rId8" Type="http://schemas.openxmlformats.org/officeDocument/2006/relationships/image" Target="media/image2.png"/><Relationship Id="rId9" Type="http://schemas.openxmlformats.org/officeDocument/2006/relationships/image" Target="media/image3.gif"/><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gif"/><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gif"/><Relationship Id="rId29" Type="http://schemas.openxmlformats.org/officeDocument/2006/relationships/image" Target="media/image23.png"/><Relationship Id="rId60" Type="http://schemas.microsoft.com/office/2011/relationships/people" Target="peop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 Id="rId2" Type="http://schemas.microsoft.com/office/2011/relationships/chartStyle" Target="style1.xml"/><Relationship Id="rId3" Type="http://schemas.microsoft.com/office/2011/relationships/chartColorStyle" Target="colors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0">
                <a:effectLst/>
              </a:rPr>
              <a:t>Hashrate Distribution </a:t>
            </a:r>
          </a:p>
        </c:rich>
      </c:tx>
      <c:layout/>
      <c:overlay val="0"/>
      <c:spPr>
        <a:noFill/>
        <a:ln>
          <a:noFill/>
        </a:ln>
        <a:effectLst/>
      </c:spPr>
    </c:title>
    <c:autoTitleDeleted val="0"/>
    <c:plotArea>
      <c:layout/>
      <c:doughnut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Sheet1!$A$1:$A$9</c:f>
              <c:strCache>
                <c:ptCount val="9"/>
                <c:pt idx="0">
                  <c:v>Other Known</c:v>
                </c:pt>
                <c:pt idx="1">
                  <c:v>Unknown</c:v>
                </c:pt>
                <c:pt idx="2">
                  <c:v>50BTC</c:v>
                </c:pt>
                <c:pt idx="3">
                  <c:v>BitMinter</c:v>
                </c:pt>
                <c:pt idx="4">
                  <c:v>Slush</c:v>
                </c:pt>
                <c:pt idx="5">
                  <c:v>Eliglus</c:v>
                </c:pt>
                <c:pt idx="6">
                  <c:v>Discus Fish</c:v>
                </c:pt>
                <c:pt idx="7">
                  <c:v>BTC Guild</c:v>
                </c:pt>
                <c:pt idx="8">
                  <c:v>Ghash.IO</c:v>
                </c:pt>
              </c:strCache>
            </c:strRef>
          </c:cat>
          <c:val>
            <c:numRef>
              <c:f>Sheet1!$B$1:$B$9</c:f>
              <c:numCache>
                <c:formatCode>0%</c:formatCode>
                <c:ptCount val="9"/>
                <c:pt idx="0">
                  <c:v>0.01</c:v>
                </c:pt>
                <c:pt idx="1">
                  <c:v>0.29</c:v>
                </c:pt>
                <c:pt idx="2">
                  <c:v>0.01</c:v>
                </c:pt>
                <c:pt idx="3">
                  <c:v>0.02</c:v>
                </c:pt>
                <c:pt idx="4">
                  <c:v>0.02</c:v>
                </c:pt>
                <c:pt idx="5">
                  <c:v>0.09</c:v>
                </c:pt>
                <c:pt idx="6">
                  <c:v>0.14</c:v>
                </c:pt>
                <c:pt idx="7">
                  <c:v>0.16</c:v>
                </c:pt>
                <c:pt idx="8">
                  <c:v>0.27</c:v>
                </c:pt>
              </c:numCache>
            </c:numRef>
          </c:val>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9</Pages>
  <Words>2560</Words>
  <Characters>14596</Characters>
  <Application>Microsoft Macintosh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LEE</Company>
  <LinksUpToDate>false</LinksUpToDate>
  <CharactersWithSpaces>17122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Rise of Bitcoin – What should government do?</dc:title>
  <dc:subject/>
  <dc:creator>Lee Ka Chun .;Tom Tam</dc:creator>
  <cp:keywords/>
  <dc:description>CSCI 3250 Project Report.</dc:description>
  <cp:lastModifiedBy>德怡 賴</cp:lastModifiedBy>
  <cp:revision>21</cp:revision>
  <cp:lastPrinted>2014-04-24T03:10:00Z</cp:lastPrinted>
  <dcterms:created xsi:type="dcterms:W3CDTF">2014-04-11T18:23:00Z</dcterms:created>
  <dcterms:modified xsi:type="dcterms:W3CDTF">2014-04-24T03:14:00Z</dcterms:modified>
</cp:coreProperties>
</file>